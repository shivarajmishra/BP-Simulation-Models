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FD00" w14:textId="64846EAE" w:rsidR="00E234F8" w:rsidRPr="00E17339" w:rsidRDefault="00072138" w:rsidP="006F5F53">
      <w:pPr>
        <w:spacing w:line="480" w:lineRule="auto"/>
        <w:rPr>
          <w:rFonts w:ascii="Abadi ExtraLight" w:hAnsi="Abadi ExtraLight" w:cs="Arial"/>
          <w:b/>
          <w:bCs/>
          <w:color w:val="0070C0"/>
          <w:sz w:val="36"/>
          <w:szCs w:val="36"/>
        </w:rPr>
      </w:pPr>
      <w:r>
        <w:rPr>
          <w:rFonts w:ascii="Abadi ExtraLight" w:hAnsi="Abadi ExtraLight" w:cs="Arial"/>
          <w:b/>
          <w:bCs/>
          <w:color w:val="0070C0"/>
          <w:sz w:val="36"/>
          <w:szCs w:val="36"/>
        </w:rPr>
        <w:t xml:space="preserve">Simulating </w:t>
      </w:r>
      <w:r w:rsidR="002B5675" w:rsidRPr="00E17339">
        <w:rPr>
          <w:rFonts w:ascii="Abadi ExtraLight" w:hAnsi="Abadi ExtraLight" w:cs="Arial"/>
          <w:b/>
          <w:bCs/>
          <w:color w:val="0070C0"/>
          <w:sz w:val="36"/>
          <w:szCs w:val="36"/>
        </w:rPr>
        <w:t>h</w:t>
      </w:r>
      <w:r w:rsidR="00922FBF" w:rsidRPr="00E17339">
        <w:rPr>
          <w:rFonts w:ascii="Abadi ExtraLight" w:hAnsi="Abadi ExtraLight" w:cs="Arial"/>
          <w:b/>
          <w:bCs/>
          <w:color w:val="0070C0"/>
          <w:sz w:val="36"/>
          <w:szCs w:val="36"/>
        </w:rPr>
        <w:t xml:space="preserve">ealth </w:t>
      </w:r>
      <w:r w:rsidR="002B5675" w:rsidRPr="00E17339">
        <w:rPr>
          <w:rFonts w:ascii="Abadi ExtraLight" w:hAnsi="Abadi ExtraLight" w:cs="Arial"/>
          <w:b/>
          <w:bCs/>
          <w:color w:val="0070C0"/>
          <w:sz w:val="36"/>
          <w:szCs w:val="36"/>
        </w:rPr>
        <w:t>g</w:t>
      </w:r>
      <w:r w:rsidR="00922FBF" w:rsidRPr="00E17339">
        <w:rPr>
          <w:rFonts w:ascii="Abadi ExtraLight" w:hAnsi="Abadi ExtraLight" w:cs="Arial"/>
          <w:b/>
          <w:bCs/>
          <w:color w:val="0070C0"/>
          <w:sz w:val="36"/>
          <w:szCs w:val="36"/>
        </w:rPr>
        <w:t xml:space="preserve">ains from </w:t>
      </w:r>
      <w:r w:rsidR="002B5675" w:rsidRPr="00E17339">
        <w:rPr>
          <w:rFonts w:ascii="Abadi ExtraLight" w:hAnsi="Abadi ExtraLight" w:cs="Arial"/>
          <w:b/>
          <w:bCs/>
          <w:color w:val="0070C0"/>
          <w:sz w:val="36"/>
          <w:szCs w:val="36"/>
        </w:rPr>
        <w:t>a</w:t>
      </w:r>
      <w:r w:rsidR="00844FBE" w:rsidRPr="00E17339">
        <w:rPr>
          <w:rFonts w:ascii="Abadi ExtraLight" w:hAnsi="Abadi ExtraLight" w:cs="Arial"/>
          <w:b/>
          <w:bCs/>
          <w:color w:val="0070C0"/>
          <w:sz w:val="36"/>
          <w:szCs w:val="36"/>
        </w:rPr>
        <w:t xml:space="preserve">chieving </w:t>
      </w:r>
      <w:r w:rsidR="002B5675" w:rsidRPr="00E17339">
        <w:rPr>
          <w:rFonts w:ascii="Abadi ExtraLight" w:hAnsi="Abadi ExtraLight" w:cs="Arial"/>
          <w:b/>
          <w:bCs/>
          <w:color w:val="0070C0"/>
          <w:sz w:val="36"/>
          <w:szCs w:val="36"/>
        </w:rPr>
        <w:t>o</w:t>
      </w:r>
      <w:r w:rsidR="00844FBE" w:rsidRPr="00E17339">
        <w:rPr>
          <w:rFonts w:ascii="Abadi ExtraLight" w:hAnsi="Abadi ExtraLight" w:cs="Arial"/>
          <w:b/>
          <w:bCs/>
          <w:color w:val="0070C0"/>
          <w:sz w:val="36"/>
          <w:szCs w:val="36"/>
        </w:rPr>
        <w:t xml:space="preserve">ptimal </w:t>
      </w:r>
      <w:r w:rsidR="002B5675" w:rsidRPr="00E17339">
        <w:rPr>
          <w:rFonts w:ascii="Abadi ExtraLight" w:hAnsi="Abadi ExtraLight" w:cs="Arial"/>
          <w:b/>
          <w:bCs/>
          <w:color w:val="0070C0"/>
          <w:sz w:val="36"/>
          <w:szCs w:val="36"/>
        </w:rPr>
        <w:t>b</w:t>
      </w:r>
      <w:r w:rsidR="00922FBF" w:rsidRPr="00E17339">
        <w:rPr>
          <w:rFonts w:ascii="Abadi ExtraLight" w:hAnsi="Abadi ExtraLight" w:cs="Arial"/>
          <w:b/>
          <w:bCs/>
          <w:color w:val="0070C0"/>
          <w:sz w:val="36"/>
          <w:szCs w:val="36"/>
        </w:rPr>
        <w:t xml:space="preserve">lood </w:t>
      </w:r>
      <w:r w:rsidR="002B5675" w:rsidRPr="00E17339">
        <w:rPr>
          <w:rFonts w:ascii="Abadi ExtraLight" w:hAnsi="Abadi ExtraLight" w:cs="Arial"/>
          <w:b/>
          <w:bCs/>
          <w:color w:val="0070C0"/>
          <w:sz w:val="36"/>
          <w:szCs w:val="36"/>
        </w:rPr>
        <w:t>p</w:t>
      </w:r>
      <w:r w:rsidR="00922FBF" w:rsidRPr="00E17339">
        <w:rPr>
          <w:rFonts w:ascii="Abadi ExtraLight" w:hAnsi="Abadi ExtraLight" w:cs="Arial"/>
          <w:b/>
          <w:bCs/>
          <w:color w:val="0070C0"/>
          <w:sz w:val="36"/>
          <w:szCs w:val="36"/>
        </w:rPr>
        <w:t xml:space="preserve">ressure </w:t>
      </w:r>
      <w:r w:rsidR="002B5675" w:rsidRPr="00E17339">
        <w:rPr>
          <w:rFonts w:ascii="Abadi ExtraLight" w:hAnsi="Abadi ExtraLight" w:cs="Arial"/>
          <w:b/>
          <w:bCs/>
          <w:color w:val="0070C0"/>
          <w:sz w:val="36"/>
          <w:szCs w:val="36"/>
        </w:rPr>
        <w:t>c</w:t>
      </w:r>
      <w:r w:rsidR="00922FBF" w:rsidRPr="00E17339">
        <w:rPr>
          <w:rFonts w:ascii="Abadi ExtraLight" w:hAnsi="Abadi ExtraLight" w:cs="Arial"/>
          <w:b/>
          <w:bCs/>
          <w:color w:val="0070C0"/>
          <w:sz w:val="36"/>
          <w:szCs w:val="36"/>
        </w:rPr>
        <w:t>ontrol</w:t>
      </w:r>
      <w:r w:rsidR="009D5607" w:rsidRPr="00E17339">
        <w:rPr>
          <w:rFonts w:ascii="Abadi ExtraLight" w:hAnsi="Abadi ExtraLight" w:cs="Arial"/>
          <w:b/>
          <w:bCs/>
          <w:color w:val="0070C0"/>
          <w:sz w:val="36"/>
          <w:szCs w:val="36"/>
        </w:rPr>
        <w:t xml:space="preserve"> </w:t>
      </w:r>
      <w:r w:rsidR="00844FBE" w:rsidRPr="00E17339">
        <w:rPr>
          <w:rFonts w:ascii="Abadi ExtraLight" w:hAnsi="Abadi ExtraLight" w:cs="Arial"/>
          <w:b/>
          <w:bCs/>
          <w:color w:val="0070C0"/>
          <w:sz w:val="36"/>
          <w:szCs w:val="36"/>
        </w:rPr>
        <w:t xml:space="preserve">in Nepal: A </w:t>
      </w:r>
      <w:r w:rsidR="002B5675" w:rsidRPr="00E17339">
        <w:rPr>
          <w:rFonts w:ascii="Abadi ExtraLight" w:hAnsi="Abadi ExtraLight" w:cs="Arial"/>
          <w:b/>
          <w:bCs/>
          <w:color w:val="0070C0"/>
          <w:sz w:val="36"/>
          <w:szCs w:val="36"/>
        </w:rPr>
        <w:t>r</w:t>
      </w:r>
      <w:r w:rsidR="00844FBE" w:rsidRPr="00E17339">
        <w:rPr>
          <w:rFonts w:ascii="Abadi ExtraLight" w:hAnsi="Abadi ExtraLight" w:cs="Arial"/>
          <w:b/>
          <w:bCs/>
          <w:color w:val="0070C0"/>
          <w:sz w:val="36"/>
          <w:szCs w:val="36"/>
        </w:rPr>
        <w:t xml:space="preserve">apid </w:t>
      </w:r>
      <w:r w:rsidR="002B5675" w:rsidRPr="00E17339">
        <w:rPr>
          <w:rFonts w:ascii="Abadi ExtraLight" w:hAnsi="Abadi ExtraLight" w:cs="Arial"/>
          <w:b/>
          <w:bCs/>
          <w:color w:val="0070C0"/>
          <w:sz w:val="36"/>
          <w:szCs w:val="36"/>
        </w:rPr>
        <w:t>r</w:t>
      </w:r>
      <w:r w:rsidR="00844FBE" w:rsidRPr="00E17339">
        <w:rPr>
          <w:rFonts w:ascii="Abadi ExtraLight" w:hAnsi="Abadi ExtraLight" w:cs="Arial"/>
          <w:b/>
          <w:bCs/>
          <w:color w:val="0070C0"/>
          <w:sz w:val="36"/>
          <w:szCs w:val="36"/>
        </w:rPr>
        <w:t xml:space="preserve">eview and </w:t>
      </w:r>
      <w:r w:rsidR="002B5675" w:rsidRPr="00E17339">
        <w:rPr>
          <w:rFonts w:ascii="Abadi ExtraLight" w:hAnsi="Abadi ExtraLight" w:cs="Arial"/>
          <w:b/>
          <w:bCs/>
          <w:color w:val="0070C0"/>
          <w:sz w:val="36"/>
          <w:szCs w:val="36"/>
        </w:rPr>
        <w:t>l</w:t>
      </w:r>
      <w:r w:rsidR="00844FBE" w:rsidRPr="00E17339">
        <w:rPr>
          <w:rFonts w:ascii="Abadi ExtraLight" w:hAnsi="Abadi ExtraLight" w:cs="Arial"/>
          <w:b/>
          <w:bCs/>
          <w:color w:val="0070C0"/>
          <w:sz w:val="36"/>
          <w:szCs w:val="36"/>
        </w:rPr>
        <w:t>ife-table analysis</w:t>
      </w:r>
      <w:r w:rsidR="009D5607" w:rsidRPr="00E17339">
        <w:rPr>
          <w:rFonts w:ascii="Abadi ExtraLight" w:hAnsi="Abadi ExtraLight" w:cs="Arial"/>
          <w:b/>
          <w:bCs/>
          <w:color w:val="0070C0"/>
          <w:sz w:val="36"/>
          <w:szCs w:val="36"/>
        </w:rPr>
        <w:t xml:space="preserve"> </w:t>
      </w:r>
    </w:p>
    <w:p w14:paraId="5D2F801F" w14:textId="5FB9B27C" w:rsidR="00E31599" w:rsidRPr="00CA3D01" w:rsidRDefault="00E31599" w:rsidP="006F5F53">
      <w:pPr>
        <w:shd w:val="clear" w:color="auto" w:fill="FFFFFF"/>
        <w:spacing w:line="480" w:lineRule="auto"/>
        <w:rPr>
          <w:rFonts w:ascii="Arial" w:hAnsi="Arial" w:cs="Arial"/>
          <w:b/>
          <w:bCs/>
          <w:color w:val="000000"/>
          <w:sz w:val="24"/>
          <w:szCs w:val="24"/>
        </w:rPr>
      </w:pPr>
      <w:r w:rsidRPr="00CA3D01">
        <w:rPr>
          <w:rStyle w:val="contentpasted0"/>
          <w:rFonts w:ascii="Arial" w:hAnsi="Arial" w:cs="Arial"/>
          <w:b/>
          <w:bCs/>
          <w:color w:val="000000"/>
          <w:sz w:val="24"/>
          <w:szCs w:val="24"/>
        </w:rPr>
        <w:t>Shiva Raj Mishra MPH, PhD</w:t>
      </w:r>
      <w:r w:rsidR="00A24D17" w:rsidRPr="00CA3D01">
        <w:rPr>
          <w:rFonts w:ascii="Arial" w:hAnsi="Arial" w:cs="Arial"/>
          <w:b/>
          <w:bCs/>
          <w:color w:val="000000"/>
          <w:sz w:val="24"/>
          <w:szCs w:val="24"/>
          <w:u w:val="single"/>
        </w:rPr>
        <w:t>§</w:t>
      </w:r>
      <w:r w:rsidR="002F0A47" w:rsidRPr="00CA3D01">
        <w:rPr>
          <w:rStyle w:val="contentpasted0"/>
          <w:rFonts w:ascii="Arial" w:hAnsi="Arial" w:cs="Arial"/>
          <w:b/>
          <w:bCs/>
          <w:color w:val="000000"/>
          <w:sz w:val="24"/>
          <w:szCs w:val="24"/>
          <w:vertAlign w:val="superscript"/>
        </w:rPr>
        <w:t>1</w:t>
      </w:r>
      <w:r w:rsidRPr="00CA3D01">
        <w:rPr>
          <w:rStyle w:val="contentpasted0"/>
          <w:rFonts w:ascii="Arial" w:hAnsi="Arial" w:cs="Arial"/>
          <w:b/>
          <w:bCs/>
          <w:color w:val="000000"/>
          <w:sz w:val="24"/>
          <w:szCs w:val="24"/>
          <w:vertAlign w:val="superscript"/>
        </w:rPr>
        <w:t>,</w:t>
      </w:r>
      <w:r w:rsidR="002F0A47" w:rsidRPr="00CA3D01">
        <w:rPr>
          <w:rStyle w:val="contentpasted0"/>
          <w:rFonts w:ascii="Arial" w:hAnsi="Arial" w:cs="Arial"/>
          <w:b/>
          <w:bCs/>
          <w:color w:val="000000"/>
          <w:sz w:val="24"/>
          <w:szCs w:val="24"/>
          <w:vertAlign w:val="superscript"/>
        </w:rPr>
        <w:t>2</w:t>
      </w:r>
      <w:r w:rsidRPr="00CA3D01">
        <w:rPr>
          <w:rStyle w:val="contentpasted0"/>
          <w:rFonts w:ascii="Arial" w:hAnsi="Arial" w:cs="Arial"/>
          <w:b/>
          <w:bCs/>
          <w:color w:val="000000"/>
          <w:sz w:val="24"/>
          <w:szCs w:val="24"/>
        </w:rPr>
        <w:t>, Kiran Bam</w:t>
      </w:r>
      <w:r w:rsidR="00B0751B">
        <w:rPr>
          <w:rStyle w:val="contentpasted0"/>
          <w:rFonts w:ascii="Arial" w:hAnsi="Arial" w:cs="Arial"/>
          <w:b/>
          <w:bCs/>
          <w:color w:val="000000"/>
          <w:sz w:val="24"/>
          <w:szCs w:val="24"/>
          <w:vertAlign w:val="superscript"/>
        </w:rPr>
        <w:t>2,3</w:t>
      </w:r>
      <w:r w:rsidRPr="00CA3D01">
        <w:rPr>
          <w:rStyle w:val="contentpasted0"/>
          <w:rFonts w:ascii="Arial" w:hAnsi="Arial" w:cs="Arial"/>
          <w:b/>
          <w:bCs/>
          <w:color w:val="000000"/>
          <w:sz w:val="24"/>
          <w:szCs w:val="24"/>
        </w:rPr>
        <w:t xml:space="preserve">, </w:t>
      </w:r>
      <w:r w:rsidR="004B081F" w:rsidRPr="00CA3D01">
        <w:rPr>
          <w:rStyle w:val="contentpasted0"/>
          <w:rFonts w:ascii="Arial" w:hAnsi="Arial" w:cs="Arial"/>
          <w:b/>
          <w:bCs/>
          <w:color w:val="000000"/>
          <w:sz w:val="24"/>
          <w:szCs w:val="24"/>
        </w:rPr>
        <w:t>Baburam Acharya</w:t>
      </w:r>
      <w:r w:rsidR="004B081F" w:rsidRPr="00CA3D01">
        <w:rPr>
          <w:rStyle w:val="contentpasted0"/>
          <w:rFonts w:ascii="Arial" w:hAnsi="Arial" w:cs="Arial"/>
          <w:b/>
          <w:bCs/>
          <w:color w:val="000000"/>
          <w:sz w:val="24"/>
          <w:szCs w:val="24"/>
          <w:vertAlign w:val="superscript"/>
        </w:rPr>
        <w:t>2</w:t>
      </w:r>
      <w:r w:rsidR="004B081F" w:rsidRPr="004B081F">
        <w:rPr>
          <w:rStyle w:val="contentpasted0"/>
          <w:rFonts w:ascii="Arial" w:hAnsi="Arial" w:cs="Arial"/>
          <w:b/>
          <w:bCs/>
          <w:color w:val="000000"/>
          <w:sz w:val="24"/>
          <w:szCs w:val="24"/>
        </w:rPr>
        <w:t xml:space="preserve">, </w:t>
      </w:r>
      <w:r w:rsidR="001001E4">
        <w:rPr>
          <w:rStyle w:val="contentpasted0"/>
          <w:rFonts w:ascii="Arial" w:hAnsi="Arial" w:cs="Arial"/>
          <w:b/>
          <w:bCs/>
          <w:color w:val="000000"/>
          <w:sz w:val="24"/>
          <w:szCs w:val="24"/>
        </w:rPr>
        <w:t>Kiran Acharya</w:t>
      </w:r>
      <w:r w:rsidR="001001E4">
        <w:rPr>
          <w:rStyle w:val="contentpasted0"/>
          <w:rFonts w:ascii="Arial" w:hAnsi="Arial" w:cs="Arial"/>
          <w:b/>
          <w:bCs/>
          <w:color w:val="000000"/>
          <w:sz w:val="24"/>
          <w:szCs w:val="24"/>
          <w:vertAlign w:val="superscript"/>
        </w:rPr>
        <w:t>4</w:t>
      </w:r>
      <w:r w:rsidR="001001E4">
        <w:rPr>
          <w:rStyle w:val="contentpasted0"/>
          <w:rFonts w:ascii="Arial" w:hAnsi="Arial" w:cs="Arial"/>
          <w:b/>
          <w:bCs/>
          <w:color w:val="000000"/>
          <w:sz w:val="24"/>
          <w:szCs w:val="24"/>
        </w:rPr>
        <w:t xml:space="preserve">, </w:t>
      </w:r>
      <w:r w:rsidR="003915F3">
        <w:rPr>
          <w:rStyle w:val="contentpasted0"/>
          <w:rFonts w:ascii="Arial" w:hAnsi="Arial" w:cs="Arial"/>
          <w:b/>
          <w:bCs/>
          <w:color w:val="000000"/>
          <w:sz w:val="24"/>
          <w:szCs w:val="24"/>
        </w:rPr>
        <w:t>Buna Bhandari</w:t>
      </w:r>
      <w:r w:rsidR="003915F3" w:rsidRPr="003D6CB0">
        <w:rPr>
          <w:rStyle w:val="contentpasted0"/>
          <w:rFonts w:ascii="Arial" w:hAnsi="Arial" w:cs="Arial"/>
          <w:b/>
          <w:bCs/>
          <w:color w:val="000000"/>
          <w:sz w:val="24"/>
          <w:szCs w:val="24"/>
          <w:vertAlign w:val="superscript"/>
        </w:rPr>
        <w:t>5</w:t>
      </w:r>
      <w:r w:rsidR="003915F3">
        <w:rPr>
          <w:rStyle w:val="contentpasted0"/>
          <w:rFonts w:ascii="Arial" w:hAnsi="Arial" w:cs="Arial"/>
          <w:b/>
          <w:bCs/>
          <w:color w:val="000000"/>
          <w:sz w:val="24"/>
          <w:szCs w:val="24"/>
        </w:rPr>
        <w:t xml:space="preserve">, </w:t>
      </w:r>
      <w:r w:rsidR="00B425FD" w:rsidRPr="00CA3D01">
        <w:rPr>
          <w:rStyle w:val="contentpasted0"/>
          <w:rFonts w:ascii="Arial" w:hAnsi="Arial" w:cs="Arial"/>
          <w:b/>
          <w:bCs/>
          <w:color w:val="000000"/>
          <w:sz w:val="24"/>
          <w:szCs w:val="24"/>
        </w:rPr>
        <w:t xml:space="preserve">Gautam </w:t>
      </w:r>
      <w:r w:rsidR="003915F3" w:rsidRPr="00CA3D01">
        <w:rPr>
          <w:rStyle w:val="contentpasted0"/>
          <w:rFonts w:ascii="Arial" w:hAnsi="Arial" w:cs="Arial"/>
          <w:b/>
          <w:bCs/>
          <w:color w:val="000000"/>
          <w:sz w:val="24"/>
          <w:szCs w:val="24"/>
        </w:rPr>
        <w:t>Satheesh</w:t>
      </w:r>
      <w:r w:rsidR="003915F3">
        <w:rPr>
          <w:rStyle w:val="contentpasted0"/>
          <w:rFonts w:ascii="Arial" w:hAnsi="Arial" w:cs="Arial"/>
          <w:b/>
          <w:bCs/>
          <w:color w:val="000000"/>
          <w:sz w:val="24"/>
          <w:szCs w:val="24"/>
          <w:vertAlign w:val="superscript"/>
        </w:rPr>
        <w:t>6</w:t>
      </w:r>
      <w:r w:rsidR="00B425FD" w:rsidRPr="00CA3D01">
        <w:rPr>
          <w:rStyle w:val="contentpasted0"/>
          <w:rFonts w:ascii="Arial" w:hAnsi="Arial" w:cs="Arial"/>
          <w:b/>
          <w:bCs/>
          <w:color w:val="000000"/>
          <w:sz w:val="24"/>
          <w:szCs w:val="24"/>
        </w:rPr>
        <w:t xml:space="preserve">, </w:t>
      </w:r>
      <w:r w:rsidR="008A2F24" w:rsidRPr="00BF0545">
        <w:rPr>
          <w:rStyle w:val="contentpasted0"/>
          <w:rFonts w:ascii="Arial" w:hAnsi="Arial" w:cs="Arial"/>
          <w:b/>
          <w:bCs/>
          <w:color w:val="000000"/>
          <w:sz w:val="24"/>
          <w:szCs w:val="24"/>
        </w:rPr>
        <w:t>Alta Schutte</w:t>
      </w:r>
      <w:r w:rsidR="008A2F24">
        <w:rPr>
          <w:rStyle w:val="contentpasted0"/>
          <w:rFonts w:ascii="Arial" w:hAnsi="Arial" w:cs="Arial"/>
          <w:b/>
          <w:bCs/>
          <w:color w:val="000000"/>
          <w:sz w:val="24"/>
          <w:szCs w:val="24"/>
          <w:vertAlign w:val="superscript"/>
        </w:rPr>
        <w:t xml:space="preserve"> </w:t>
      </w:r>
      <w:r w:rsidR="003915F3">
        <w:rPr>
          <w:rStyle w:val="contentpasted0"/>
          <w:rFonts w:ascii="Arial" w:hAnsi="Arial" w:cs="Arial"/>
          <w:b/>
          <w:bCs/>
          <w:color w:val="000000"/>
          <w:sz w:val="24"/>
          <w:szCs w:val="24"/>
          <w:vertAlign w:val="superscript"/>
        </w:rPr>
        <w:t>7</w:t>
      </w:r>
      <w:r w:rsidR="008A2F24">
        <w:rPr>
          <w:rStyle w:val="contentpasted0"/>
          <w:rFonts w:ascii="Arial" w:hAnsi="Arial" w:cs="Arial"/>
          <w:b/>
          <w:bCs/>
          <w:color w:val="000000"/>
          <w:sz w:val="24"/>
          <w:szCs w:val="24"/>
          <w:vertAlign w:val="superscript"/>
        </w:rPr>
        <w:t>,</w:t>
      </w:r>
      <w:r w:rsidR="003915F3">
        <w:rPr>
          <w:rStyle w:val="contentpasted0"/>
          <w:rFonts w:ascii="Arial" w:hAnsi="Arial" w:cs="Arial"/>
          <w:b/>
          <w:bCs/>
          <w:color w:val="000000"/>
          <w:sz w:val="24"/>
          <w:szCs w:val="24"/>
          <w:vertAlign w:val="superscript"/>
        </w:rPr>
        <w:t>8</w:t>
      </w:r>
    </w:p>
    <w:p w14:paraId="1E4BA1EE" w14:textId="77777777" w:rsidR="002F0A47" w:rsidRPr="00FA48A7" w:rsidRDefault="002F0A47" w:rsidP="006F5F53">
      <w:pPr>
        <w:shd w:val="clear" w:color="auto" w:fill="FFFFFF"/>
        <w:spacing w:line="480" w:lineRule="auto"/>
        <w:rPr>
          <w:rFonts w:ascii="Arial" w:hAnsi="Arial" w:cs="Arial"/>
          <w:color w:val="000000"/>
          <w:szCs w:val="24"/>
        </w:rPr>
      </w:pPr>
      <w:r w:rsidRPr="00FA48A7">
        <w:rPr>
          <w:rStyle w:val="contentpasted0"/>
          <w:rFonts w:ascii="Arial" w:hAnsi="Arial" w:cs="Arial"/>
          <w:color w:val="000000"/>
          <w:szCs w:val="24"/>
          <w:vertAlign w:val="superscript"/>
        </w:rPr>
        <w:t>1</w:t>
      </w:r>
      <w:r w:rsidRPr="00FA48A7">
        <w:rPr>
          <w:rStyle w:val="contentpasted0"/>
          <w:rFonts w:ascii="Arial" w:hAnsi="Arial" w:cs="Arial"/>
          <w:color w:val="000000"/>
          <w:szCs w:val="24"/>
        </w:rPr>
        <w:t>School of Medicine, Western Sydney University, Sydney, Australia  </w:t>
      </w:r>
    </w:p>
    <w:p w14:paraId="6D69DCC4" w14:textId="77777777" w:rsidR="00B0751B" w:rsidRDefault="002F0A47" w:rsidP="00B0751B">
      <w:pPr>
        <w:shd w:val="clear" w:color="auto" w:fill="FFFFFF"/>
        <w:spacing w:line="480" w:lineRule="auto"/>
        <w:rPr>
          <w:rFonts w:ascii="Arial" w:hAnsi="Arial" w:cs="Arial"/>
          <w:color w:val="000000"/>
          <w:szCs w:val="24"/>
        </w:rPr>
      </w:pPr>
      <w:r w:rsidRPr="00FA48A7">
        <w:rPr>
          <w:rStyle w:val="contentpasted0"/>
          <w:rFonts w:ascii="Arial" w:hAnsi="Arial" w:cs="Arial"/>
          <w:color w:val="000000"/>
          <w:szCs w:val="24"/>
          <w:vertAlign w:val="superscript"/>
        </w:rPr>
        <w:t>2 </w:t>
      </w:r>
      <w:r w:rsidRPr="00FA48A7">
        <w:rPr>
          <w:rStyle w:val="contentpasted0"/>
          <w:rFonts w:ascii="Arial" w:hAnsi="Arial" w:cs="Arial"/>
          <w:color w:val="000000"/>
          <w:szCs w:val="24"/>
        </w:rPr>
        <w:t>Nepal Development Society, Bharatpur Metropolitan Area-6, Chitwan, Nepal </w:t>
      </w:r>
    </w:p>
    <w:p w14:paraId="241B60D1" w14:textId="483DD5D7" w:rsidR="00B0751B" w:rsidRDefault="00B0751B" w:rsidP="00B0751B">
      <w:pPr>
        <w:shd w:val="clear" w:color="auto" w:fill="FFFFFF"/>
        <w:spacing w:line="480" w:lineRule="auto"/>
        <w:rPr>
          <w:rStyle w:val="contentpasted0"/>
          <w:rFonts w:ascii="Arial" w:hAnsi="Arial" w:cs="Arial"/>
          <w:color w:val="000000"/>
          <w:szCs w:val="24"/>
        </w:rPr>
      </w:pPr>
      <w:r>
        <w:rPr>
          <w:rStyle w:val="contentpasted0"/>
          <w:rFonts w:ascii="Arial" w:hAnsi="Arial" w:cs="Arial"/>
          <w:color w:val="000000"/>
          <w:szCs w:val="24"/>
          <w:vertAlign w:val="superscript"/>
        </w:rPr>
        <w:t>3</w:t>
      </w:r>
      <w:r w:rsidRPr="00B0751B">
        <w:rPr>
          <w:rStyle w:val="contentpasted0"/>
          <w:rFonts w:ascii="Arial" w:hAnsi="Arial" w:cs="Arial"/>
          <w:color w:val="000000"/>
          <w:szCs w:val="24"/>
        </w:rPr>
        <w:t>Department of Public Health, School of Psychology and Public Health, La Trobe University, Bundoora, Melbourne, Australia</w:t>
      </w:r>
    </w:p>
    <w:p w14:paraId="7634FCB2" w14:textId="1C6697DC" w:rsidR="008F4E99" w:rsidRDefault="008F4E99" w:rsidP="00B0751B">
      <w:pPr>
        <w:shd w:val="clear" w:color="auto" w:fill="FFFFFF"/>
        <w:spacing w:line="480" w:lineRule="auto"/>
        <w:rPr>
          <w:rStyle w:val="contentpasted0"/>
          <w:rFonts w:ascii="Arial" w:hAnsi="Arial" w:cs="Arial"/>
          <w:color w:val="000000"/>
          <w:szCs w:val="24"/>
        </w:rPr>
      </w:pPr>
      <w:r w:rsidRPr="00BF0545">
        <w:rPr>
          <w:rStyle w:val="contentpasted0"/>
          <w:rFonts w:ascii="Arial" w:hAnsi="Arial" w:cs="Arial"/>
          <w:color w:val="000000"/>
          <w:szCs w:val="24"/>
          <w:vertAlign w:val="superscript"/>
        </w:rPr>
        <w:t>4</w:t>
      </w:r>
      <w:r>
        <w:rPr>
          <w:rStyle w:val="contentpasted0"/>
          <w:rFonts w:ascii="Arial" w:hAnsi="Arial" w:cs="Arial"/>
          <w:color w:val="000000"/>
          <w:szCs w:val="24"/>
        </w:rPr>
        <w:t>New ERA, Kathmandu, Nepal</w:t>
      </w:r>
    </w:p>
    <w:p w14:paraId="4E7CA1E8" w14:textId="018CF8A7" w:rsidR="00932E40" w:rsidRPr="00B0751B" w:rsidRDefault="00932E40" w:rsidP="002F51AF">
      <w:pPr>
        <w:shd w:val="clear" w:color="auto" w:fill="FFFFFF"/>
        <w:spacing w:line="480" w:lineRule="auto"/>
        <w:rPr>
          <w:rStyle w:val="contentpasted0"/>
          <w:rFonts w:ascii="Arial" w:hAnsi="Arial" w:cs="Arial"/>
          <w:color w:val="000000"/>
          <w:szCs w:val="24"/>
        </w:rPr>
      </w:pPr>
      <w:r w:rsidRPr="003D6CB0">
        <w:rPr>
          <w:rStyle w:val="contentpasted0"/>
          <w:rFonts w:ascii="Arial" w:hAnsi="Arial" w:cs="Arial"/>
          <w:color w:val="000000"/>
          <w:szCs w:val="24"/>
          <w:vertAlign w:val="superscript"/>
        </w:rPr>
        <w:t>5</w:t>
      </w:r>
      <w:r w:rsidR="002F51AF" w:rsidRPr="002F51AF">
        <w:rPr>
          <w:rStyle w:val="contentpasted0"/>
          <w:rFonts w:ascii="Arial" w:hAnsi="Arial" w:cs="Arial"/>
          <w:color w:val="000000"/>
          <w:szCs w:val="24"/>
        </w:rPr>
        <w:t>Vera Z. Dwyer School of Health Sciences</w:t>
      </w:r>
      <w:r w:rsidR="002F51AF">
        <w:rPr>
          <w:rStyle w:val="contentpasted0"/>
          <w:rFonts w:ascii="Arial" w:hAnsi="Arial" w:cs="Arial"/>
          <w:color w:val="000000"/>
          <w:szCs w:val="24"/>
        </w:rPr>
        <w:t xml:space="preserve">, </w:t>
      </w:r>
      <w:r w:rsidR="002F51AF" w:rsidRPr="002F51AF">
        <w:rPr>
          <w:rStyle w:val="contentpasted0"/>
          <w:rFonts w:ascii="Arial" w:hAnsi="Arial" w:cs="Arial"/>
          <w:color w:val="000000"/>
          <w:szCs w:val="24"/>
        </w:rPr>
        <w:t>Indiana University South Bend</w:t>
      </w:r>
      <w:r w:rsidR="003D6CB0">
        <w:rPr>
          <w:rStyle w:val="contentpasted0"/>
          <w:rFonts w:ascii="Arial" w:hAnsi="Arial" w:cs="Arial"/>
          <w:color w:val="000000"/>
          <w:szCs w:val="24"/>
        </w:rPr>
        <w:t>, IN, USA</w:t>
      </w:r>
    </w:p>
    <w:p w14:paraId="2F87D0B3" w14:textId="30F07972" w:rsidR="00A20179" w:rsidRPr="00FA48A7" w:rsidRDefault="00932E40" w:rsidP="006F5F53">
      <w:pPr>
        <w:shd w:val="clear" w:color="auto" w:fill="FFFFFF"/>
        <w:spacing w:line="480" w:lineRule="auto"/>
        <w:rPr>
          <w:rStyle w:val="contentpasted0"/>
          <w:rFonts w:ascii="Arial" w:hAnsi="Arial" w:cs="Arial"/>
          <w:color w:val="000000"/>
          <w:szCs w:val="24"/>
        </w:rPr>
      </w:pPr>
      <w:r>
        <w:rPr>
          <w:rStyle w:val="contentpasted0"/>
          <w:rFonts w:ascii="Arial" w:hAnsi="Arial" w:cs="Arial"/>
          <w:color w:val="000000"/>
          <w:szCs w:val="24"/>
          <w:vertAlign w:val="superscript"/>
        </w:rPr>
        <w:t>6</w:t>
      </w:r>
      <w:r w:rsidRPr="00FA48A7">
        <w:rPr>
          <w:rStyle w:val="contentpasted0"/>
          <w:rFonts w:ascii="Arial" w:hAnsi="Arial" w:cs="Arial"/>
          <w:color w:val="000000"/>
          <w:szCs w:val="24"/>
        </w:rPr>
        <w:t xml:space="preserve">School </w:t>
      </w:r>
      <w:r w:rsidR="00A20179" w:rsidRPr="00FA48A7">
        <w:rPr>
          <w:rStyle w:val="contentpasted0"/>
          <w:rFonts w:ascii="Arial" w:hAnsi="Arial" w:cs="Arial"/>
          <w:color w:val="000000"/>
          <w:szCs w:val="24"/>
        </w:rPr>
        <w:t xml:space="preserve">of Health Sciences, Faculty of Medicine and Health, University of Sydney, </w:t>
      </w:r>
      <w:r w:rsidR="003915F3">
        <w:rPr>
          <w:rStyle w:val="contentpasted0"/>
          <w:rFonts w:ascii="Arial" w:hAnsi="Arial" w:cs="Arial"/>
          <w:color w:val="000000"/>
          <w:szCs w:val="24"/>
        </w:rPr>
        <w:t>Sydney</w:t>
      </w:r>
      <w:r w:rsidR="00A20179" w:rsidRPr="00FA48A7">
        <w:rPr>
          <w:rStyle w:val="contentpasted0"/>
          <w:rFonts w:ascii="Arial" w:hAnsi="Arial" w:cs="Arial"/>
          <w:color w:val="000000"/>
          <w:szCs w:val="24"/>
        </w:rPr>
        <w:t>, Australia </w:t>
      </w:r>
    </w:p>
    <w:p w14:paraId="76379A71" w14:textId="2274F038" w:rsidR="00FB6AE9" w:rsidRDefault="00932E40" w:rsidP="006F5F53">
      <w:pPr>
        <w:shd w:val="clear" w:color="auto" w:fill="FFFFFF"/>
        <w:spacing w:line="480" w:lineRule="auto"/>
        <w:rPr>
          <w:rStyle w:val="contentpasted0"/>
          <w:rFonts w:ascii="Arial" w:hAnsi="Arial" w:cs="Arial"/>
          <w:color w:val="000000"/>
          <w:szCs w:val="24"/>
        </w:rPr>
      </w:pPr>
      <w:r>
        <w:rPr>
          <w:rStyle w:val="contentpasted0"/>
          <w:rFonts w:ascii="Arial" w:hAnsi="Arial" w:cs="Arial"/>
          <w:color w:val="000000"/>
          <w:szCs w:val="24"/>
          <w:vertAlign w:val="superscript"/>
        </w:rPr>
        <w:t>7</w:t>
      </w:r>
      <w:r w:rsidRPr="00FA48A7">
        <w:rPr>
          <w:rStyle w:val="contentpasted0"/>
          <w:rFonts w:ascii="Arial" w:hAnsi="Arial" w:cs="Arial"/>
          <w:color w:val="000000"/>
          <w:szCs w:val="24"/>
        </w:rPr>
        <w:t xml:space="preserve">Global </w:t>
      </w:r>
      <w:r w:rsidR="00E31599" w:rsidRPr="00FA48A7">
        <w:rPr>
          <w:rStyle w:val="contentpasted0"/>
          <w:rFonts w:ascii="Arial" w:hAnsi="Arial" w:cs="Arial"/>
          <w:color w:val="000000"/>
          <w:szCs w:val="24"/>
        </w:rPr>
        <w:t xml:space="preserve">Cardiovascular Health Program, George Institute of Global </w:t>
      </w:r>
      <w:r w:rsidR="00B0751B">
        <w:rPr>
          <w:rStyle w:val="contentpasted0"/>
          <w:rFonts w:ascii="Arial" w:hAnsi="Arial" w:cs="Arial"/>
          <w:color w:val="000000"/>
          <w:szCs w:val="24"/>
        </w:rPr>
        <w:t>H</w:t>
      </w:r>
      <w:r w:rsidR="00E31599" w:rsidRPr="00FA48A7">
        <w:rPr>
          <w:rStyle w:val="contentpasted0"/>
          <w:rFonts w:ascii="Arial" w:hAnsi="Arial" w:cs="Arial"/>
          <w:color w:val="000000"/>
          <w:szCs w:val="24"/>
        </w:rPr>
        <w:t xml:space="preserve">ealth, </w:t>
      </w:r>
      <w:r w:rsidR="003915F3">
        <w:rPr>
          <w:rStyle w:val="contentpasted0"/>
          <w:rFonts w:ascii="Arial" w:hAnsi="Arial" w:cs="Arial"/>
          <w:color w:val="000000"/>
          <w:szCs w:val="24"/>
        </w:rPr>
        <w:t xml:space="preserve">Sydney, </w:t>
      </w:r>
      <w:r w:rsidR="00E31599" w:rsidRPr="00FA48A7">
        <w:rPr>
          <w:rStyle w:val="contentpasted0"/>
          <w:rFonts w:ascii="Arial" w:hAnsi="Arial" w:cs="Arial"/>
          <w:color w:val="000000"/>
          <w:szCs w:val="24"/>
        </w:rPr>
        <w:t>Australia</w:t>
      </w:r>
    </w:p>
    <w:p w14:paraId="7CC859FF" w14:textId="7B3063D7" w:rsidR="00E31599" w:rsidRPr="00FA48A7" w:rsidRDefault="00932E40">
      <w:pPr>
        <w:shd w:val="clear" w:color="auto" w:fill="FFFFFF"/>
        <w:spacing w:after="0" w:line="480" w:lineRule="auto"/>
        <w:rPr>
          <w:rFonts w:ascii="Arial" w:hAnsi="Arial" w:cs="Arial"/>
          <w:color w:val="000000"/>
          <w:szCs w:val="24"/>
        </w:rPr>
        <w:pPrChange w:id="0" w:author="Shiva Mishra" w:date="2026-04-14T11:39:00Z" w16du:dateUtc="2026-04-14T01:39:00Z">
          <w:pPr>
            <w:shd w:val="clear" w:color="auto" w:fill="FFFFFF"/>
            <w:spacing w:line="480" w:lineRule="auto"/>
          </w:pPr>
        </w:pPrChange>
      </w:pPr>
      <w:r w:rsidRPr="003D6CB0">
        <w:rPr>
          <w:rStyle w:val="contentpasted0"/>
          <w:rFonts w:ascii="Arial" w:hAnsi="Arial" w:cs="Arial"/>
          <w:color w:val="000000"/>
          <w:szCs w:val="24"/>
          <w:vertAlign w:val="superscript"/>
        </w:rPr>
        <w:t>8</w:t>
      </w:r>
      <w:r w:rsidR="003915F3">
        <w:rPr>
          <w:rStyle w:val="contentpasted0"/>
          <w:rFonts w:ascii="Arial" w:hAnsi="Arial" w:cs="Arial"/>
          <w:color w:val="000000"/>
          <w:szCs w:val="24"/>
        </w:rPr>
        <w:t>School of Population Health</w:t>
      </w:r>
      <w:r w:rsidR="00FB6AE9">
        <w:rPr>
          <w:rStyle w:val="contentpasted0"/>
          <w:rFonts w:ascii="Arial" w:hAnsi="Arial" w:cs="Arial"/>
          <w:color w:val="000000"/>
          <w:szCs w:val="24"/>
        </w:rPr>
        <w:t>, University of New South Wales</w:t>
      </w:r>
      <w:r w:rsidR="003915F3">
        <w:rPr>
          <w:rStyle w:val="contentpasted0"/>
          <w:rFonts w:ascii="Arial" w:hAnsi="Arial" w:cs="Arial"/>
          <w:color w:val="000000"/>
          <w:szCs w:val="24"/>
        </w:rPr>
        <w:t>, Sydney, Australia</w:t>
      </w:r>
    </w:p>
    <w:p w14:paraId="2D319309" w14:textId="77777777" w:rsidR="00E31599" w:rsidRPr="00FA48A7" w:rsidRDefault="00E31599" w:rsidP="006F5F53">
      <w:pPr>
        <w:spacing w:after="0" w:line="480" w:lineRule="auto"/>
        <w:rPr>
          <w:rFonts w:ascii="Arial" w:hAnsi="Arial" w:cs="Arial"/>
          <w:color w:val="000000"/>
          <w:szCs w:val="24"/>
          <w:u w:val="single"/>
        </w:rPr>
      </w:pPr>
      <w:r w:rsidRPr="00FA48A7">
        <w:rPr>
          <w:rFonts w:ascii="Arial" w:hAnsi="Arial" w:cs="Arial"/>
          <w:color w:val="000000"/>
          <w:szCs w:val="24"/>
          <w:u w:val="single"/>
        </w:rPr>
        <w:t xml:space="preserve">§Corresponding author: </w:t>
      </w:r>
    </w:p>
    <w:p w14:paraId="21A004FA" w14:textId="77777777" w:rsidR="00A24D17" w:rsidRPr="00FA48A7" w:rsidRDefault="00A24D17" w:rsidP="006F5F53">
      <w:pPr>
        <w:pStyle w:val="NormalWeb"/>
        <w:shd w:val="clear" w:color="auto" w:fill="FFFFFF"/>
        <w:spacing w:before="0" w:beforeAutospacing="0" w:after="0" w:afterAutospacing="0" w:line="480" w:lineRule="auto"/>
        <w:rPr>
          <w:rFonts w:ascii="Arial" w:hAnsi="Arial" w:cs="Arial"/>
          <w:color w:val="000000" w:themeColor="text1"/>
          <w:sz w:val="22"/>
          <w:szCs w:val="22"/>
          <w:bdr w:val="none" w:sz="0" w:space="0" w:color="auto" w:frame="1"/>
          <w:shd w:val="clear" w:color="auto" w:fill="FFFFFF"/>
        </w:rPr>
      </w:pPr>
      <w:r w:rsidRPr="00FA48A7">
        <w:rPr>
          <w:rFonts w:ascii="Arial" w:hAnsi="Arial" w:cs="Arial"/>
          <w:color w:val="000000" w:themeColor="text1"/>
          <w:sz w:val="22"/>
          <w:szCs w:val="22"/>
          <w:bdr w:val="none" w:sz="0" w:space="0" w:color="auto" w:frame="1"/>
          <w:shd w:val="clear" w:color="auto" w:fill="FFFFFF"/>
        </w:rPr>
        <w:t>Dr Shiva Raj Mishra, PhD</w:t>
      </w:r>
      <w:r w:rsidRPr="00FA48A7">
        <w:rPr>
          <w:rFonts w:ascii="Arial" w:hAnsi="Arial" w:cs="Arial"/>
          <w:color w:val="000000" w:themeColor="text1"/>
          <w:sz w:val="22"/>
          <w:szCs w:val="22"/>
          <w:bdr w:val="none" w:sz="0" w:space="0" w:color="auto" w:frame="1"/>
          <w:shd w:val="clear" w:color="auto" w:fill="FFFFFF"/>
        </w:rPr>
        <w:br/>
        <w:t>Senior Research Fellow</w:t>
      </w:r>
    </w:p>
    <w:p w14:paraId="12EBA185" w14:textId="77777777" w:rsidR="00A24D17" w:rsidRPr="00FA48A7" w:rsidRDefault="00A24D17" w:rsidP="006F5F53">
      <w:pPr>
        <w:pStyle w:val="NormalWeb"/>
        <w:spacing w:before="0" w:beforeAutospacing="0" w:after="0" w:afterAutospacing="0" w:line="480" w:lineRule="auto"/>
        <w:textAlignment w:val="baseline"/>
        <w:rPr>
          <w:rFonts w:ascii="Arial" w:hAnsi="Arial" w:cs="Arial"/>
          <w:color w:val="000000" w:themeColor="text1"/>
          <w:sz w:val="22"/>
          <w:szCs w:val="22"/>
          <w:bdr w:val="none" w:sz="0" w:space="0" w:color="auto" w:frame="1"/>
          <w:shd w:val="clear" w:color="auto" w:fill="FFFFFF"/>
        </w:rPr>
      </w:pPr>
      <w:r w:rsidRPr="00FA48A7">
        <w:rPr>
          <w:rFonts w:ascii="Arial" w:hAnsi="Arial" w:cs="Arial"/>
          <w:color w:val="000000" w:themeColor="text1"/>
          <w:sz w:val="22"/>
          <w:szCs w:val="22"/>
          <w:bdr w:val="none" w:sz="0" w:space="0" w:color="auto" w:frame="1"/>
          <w:shd w:val="clear" w:color="auto" w:fill="FFFFFF"/>
        </w:rPr>
        <w:t>Population Health Research &amp; Epidemiology | Population Health</w:t>
      </w:r>
    </w:p>
    <w:p w14:paraId="74A035B8" w14:textId="77777777" w:rsidR="00A24D17" w:rsidRPr="00FA48A7" w:rsidRDefault="00A24D17" w:rsidP="006F5F53">
      <w:pPr>
        <w:pStyle w:val="NormalWeb"/>
        <w:spacing w:before="0" w:beforeAutospacing="0" w:after="0" w:afterAutospacing="0" w:line="480" w:lineRule="auto"/>
        <w:textAlignment w:val="baseline"/>
        <w:rPr>
          <w:rFonts w:ascii="Arial" w:hAnsi="Arial" w:cs="Arial"/>
          <w:color w:val="000000" w:themeColor="text1"/>
          <w:sz w:val="22"/>
          <w:szCs w:val="22"/>
          <w:bdr w:val="none" w:sz="0" w:space="0" w:color="auto" w:frame="1"/>
          <w:shd w:val="clear" w:color="auto" w:fill="FFFFFF"/>
        </w:rPr>
      </w:pPr>
      <w:r w:rsidRPr="00FA48A7">
        <w:rPr>
          <w:rFonts w:ascii="Arial" w:hAnsi="Arial" w:cs="Arial"/>
          <w:color w:val="000000" w:themeColor="text1"/>
          <w:sz w:val="22"/>
          <w:szCs w:val="22"/>
          <w:bdr w:val="none" w:sz="0" w:space="0" w:color="auto" w:frame="1"/>
          <w:shd w:val="clear" w:color="auto" w:fill="FFFFFF"/>
        </w:rPr>
        <w:t>Liverpool School of Medicine, </w:t>
      </w:r>
    </w:p>
    <w:p w14:paraId="67083D6F" w14:textId="29103F29" w:rsidR="00E31599" w:rsidRDefault="00A24D17">
      <w:pPr>
        <w:pStyle w:val="NormalWeb"/>
        <w:spacing w:before="0" w:beforeAutospacing="0" w:after="240" w:afterAutospacing="0" w:line="480" w:lineRule="auto"/>
        <w:textAlignment w:val="baseline"/>
        <w:rPr>
          <w:rFonts w:ascii="Arial" w:hAnsi="Arial" w:cs="Arial"/>
          <w:color w:val="000000" w:themeColor="text1"/>
          <w:sz w:val="22"/>
          <w:szCs w:val="22"/>
          <w:bdr w:val="none" w:sz="0" w:space="0" w:color="auto" w:frame="1"/>
          <w:shd w:val="clear" w:color="auto" w:fill="FFFFFF"/>
        </w:rPr>
        <w:pPrChange w:id="1" w:author="Shiva Mishra" w:date="2026-04-14T11:39:00Z" w16du:dateUtc="2026-04-14T01:39:00Z">
          <w:pPr>
            <w:pStyle w:val="NormalWeb"/>
            <w:spacing w:before="0" w:beforeAutospacing="0" w:after="0" w:afterAutospacing="0" w:line="480" w:lineRule="auto"/>
            <w:textAlignment w:val="baseline"/>
          </w:pPr>
        </w:pPrChange>
      </w:pPr>
      <w:r w:rsidRPr="00FA48A7">
        <w:rPr>
          <w:rFonts w:ascii="Arial" w:hAnsi="Arial" w:cs="Arial"/>
          <w:color w:val="000000" w:themeColor="text1"/>
          <w:sz w:val="22"/>
          <w:szCs w:val="22"/>
          <w:bdr w:val="none" w:sz="0" w:space="0" w:color="auto" w:frame="1"/>
          <w:shd w:val="clear" w:color="auto" w:fill="FFFFFF"/>
        </w:rPr>
        <w:t>Western Sydney University  </w:t>
      </w:r>
    </w:p>
    <w:p w14:paraId="4229B1FA" w14:textId="480481CC" w:rsidR="00E31599" w:rsidRPr="00FA48A7" w:rsidRDefault="00E31599">
      <w:pPr>
        <w:spacing w:after="0" w:line="480" w:lineRule="auto"/>
        <w:rPr>
          <w:rFonts w:ascii="Arial" w:hAnsi="Arial" w:cs="Arial"/>
          <w:color w:val="000000"/>
          <w:szCs w:val="24"/>
        </w:rPr>
        <w:pPrChange w:id="2" w:author="Shiva Mishra" w:date="2026-04-14T11:39:00Z" w16du:dateUtc="2026-04-14T01:39:00Z">
          <w:pPr>
            <w:spacing w:line="480" w:lineRule="auto"/>
          </w:pPr>
        </w:pPrChange>
      </w:pPr>
      <w:r w:rsidRPr="00FA48A7">
        <w:rPr>
          <w:rFonts w:ascii="Arial" w:hAnsi="Arial" w:cs="Arial"/>
          <w:color w:val="000000"/>
          <w:szCs w:val="24"/>
        </w:rPr>
        <w:t xml:space="preserve">Words: </w:t>
      </w:r>
      <w:r w:rsidR="00422FF8">
        <w:rPr>
          <w:rFonts w:ascii="Arial" w:hAnsi="Arial" w:cs="Arial"/>
          <w:color w:val="000000"/>
          <w:szCs w:val="24"/>
        </w:rPr>
        <w:t>3000</w:t>
      </w:r>
      <w:r w:rsidRPr="00FA48A7">
        <w:rPr>
          <w:rFonts w:ascii="Arial" w:hAnsi="Arial" w:cs="Arial"/>
          <w:color w:val="000000"/>
          <w:szCs w:val="24"/>
        </w:rPr>
        <w:t xml:space="preserve"> (2 figures</w:t>
      </w:r>
      <w:r w:rsidR="00422FF8">
        <w:rPr>
          <w:rFonts w:ascii="Arial" w:hAnsi="Arial" w:cs="Arial"/>
          <w:color w:val="000000"/>
          <w:szCs w:val="24"/>
        </w:rPr>
        <w:t xml:space="preserve">, </w:t>
      </w:r>
      <w:r w:rsidR="00726082">
        <w:rPr>
          <w:rFonts w:ascii="Arial" w:hAnsi="Arial" w:cs="Arial"/>
          <w:color w:val="000000"/>
          <w:szCs w:val="24"/>
        </w:rPr>
        <w:t>1</w:t>
      </w:r>
      <w:r w:rsidR="00422FF8">
        <w:rPr>
          <w:rFonts w:ascii="Arial" w:hAnsi="Arial" w:cs="Arial"/>
          <w:color w:val="000000"/>
          <w:szCs w:val="24"/>
        </w:rPr>
        <w:t xml:space="preserve"> table</w:t>
      </w:r>
      <w:r w:rsidRPr="00FA48A7">
        <w:rPr>
          <w:rFonts w:ascii="Arial" w:hAnsi="Arial" w:cs="Arial"/>
          <w:color w:val="000000"/>
          <w:szCs w:val="24"/>
        </w:rPr>
        <w:t>)</w:t>
      </w:r>
    </w:p>
    <w:p w14:paraId="549DAED1" w14:textId="77777777" w:rsidR="00E31599" w:rsidRPr="00FA48A7" w:rsidRDefault="00E31599">
      <w:pPr>
        <w:spacing w:after="0" w:line="480" w:lineRule="auto"/>
        <w:rPr>
          <w:rFonts w:ascii="Arial" w:hAnsi="Arial" w:cs="Arial"/>
          <w:color w:val="000000"/>
          <w:szCs w:val="24"/>
        </w:rPr>
        <w:pPrChange w:id="3" w:author="Shiva Mishra" w:date="2026-04-14T11:39:00Z" w16du:dateUtc="2026-04-14T01:39:00Z">
          <w:pPr>
            <w:spacing w:line="480" w:lineRule="auto"/>
          </w:pPr>
        </w:pPrChange>
      </w:pPr>
      <w:r w:rsidRPr="00FA48A7">
        <w:rPr>
          <w:rFonts w:ascii="Arial" w:hAnsi="Arial" w:cs="Arial"/>
          <w:color w:val="000000"/>
          <w:szCs w:val="24"/>
        </w:rPr>
        <w:t>Funding: none</w:t>
      </w:r>
    </w:p>
    <w:p w14:paraId="14783635" w14:textId="39C3B09C" w:rsidR="007A0DDB" w:rsidRPr="00422FF8" w:rsidRDefault="00E31599">
      <w:pPr>
        <w:spacing w:after="0" w:line="360" w:lineRule="auto"/>
        <w:rPr>
          <w:rFonts w:ascii="Arial" w:hAnsi="Arial" w:cs="Arial"/>
          <w:color w:val="000000"/>
          <w:szCs w:val="24"/>
        </w:rPr>
        <w:pPrChange w:id="4" w:author="Shiva Mishra" w:date="2026-04-14T11:39:00Z" w16du:dateUtc="2026-04-14T01:39:00Z">
          <w:pPr>
            <w:spacing w:line="360" w:lineRule="auto"/>
          </w:pPr>
        </w:pPrChange>
      </w:pPr>
      <w:r w:rsidRPr="00FA48A7">
        <w:rPr>
          <w:rFonts w:ascii="Arial" w:hAnsi="Arial" w:cs="Arial"/>
          <w:color w:val="000000"/>
          <w:szCs w:val="24"/>
        </w:rPr>
        <w:t xml:space="preserve">Conflict of interest: none </w:t>
      </w:r>
    </w:p>
    <w:p w14:paraId="62C44C18" w14:textId="77777777" w:rsidR="007A0DDB" w:rsidRDefault="007A0DDB" w:rsidP="006F5F53">
      <w:pPr>
        <w:spacing w:line="480" w:lineRule="auto"/>
        <w:rPr>
          <w:rFonts w:ascii="Arial" w:hAnsi="Arial" w:cs="Arial"/>
        </w:rPr>
      </w:pPr>
      <w:r w:rsidRPr="00FA48A7">
        <w:rPr>
          <w:rFonts w:ascii="Arial" w:hAnsi="Arial" w:cs="Arial"/>
        </w:rPr>
        <w:t>Authors declare no conflict of interests.</w:t>
      </w:r>
    </w:p>
    <w:p w14:paraId="42062A04" w14:textId="7D55B72B" w:rsidR="00EE1E21" w:rsidDel="00A9418B" w:rsidRDefault="00EE1E21" w:rsidP="006F5F53">
      <w:pPr>
        <w:spacing w:line="480" w:lineRule="auto"/>
        <w:rPr>
          <w:del w:id="5" w:author="Shiva Mishra" w:date="2026-04-14T14:32:00Z" w16du:dateUtc="2026-04-14T04:32:00Z"/>
          <w:rFonts w:ascii="Arial" w:hAnsi="Arial" w:cs="Arial"/>
        </w:rPr>
      </w:pPr>
    </w:p>
    <w:p w14:paraId="1F57C6DD" w14:textId="543D037D" w:rsidR="00532B6E" w:rsidRPr="00391E62" w:rsidRDefault="0092760C" w:rsidP="00391E62">
      <w:pPr>
        <w:spacing w:after="0" w:line="480" w:lineRule="auto"/>
        <w:rPr>
          <w:rFonts w:ascii="Arial" w:hAnsi="Arial" w:cs="Arial"/>
          <w:b/>
          <w:bCs/>
          <w:color w:val="0070C0"/>
          <w:rPrChange w:id="6" w:author="Shiva Mishra" w:date="2026-04-14T11:26:00Z" w16du:dateUtc="2026-04-14T01:26:00Z">
            <w:rPr>
              <w:rFonts w:ascii="Arial" w:hAnsi="Arial" w:cs="Arial"/>
              <w:b/>
              <w:bCs/>
              <w:color w:val="0070C0"/>
              <w:sz w:val="24"/>
              <w:szCs w:val="24"/>
            </w:rPr>
          </w:rPrChange>
        </w:rPr>
      </w:pPr>
      <w:del w:id="7" w:author="Shiva Mishra" w:date="2026-04-14T14:32:00Z" w16du:dateUtc="2026-04-14T04:32:00Z">
        <w:r w:rsidRPr="00391E62" w:rsidDel="00A9418B">
          <w:rPr>
            <w:rFonts w:ascii="Arial" w:hAnsi="Arial" w:cs="Arial"/>
            <w:b/>
            <w:bCs/>
            <w:color w:val="0070C0"/>
            <w:rPrChange w:id="8" w:author="Shiva Mishra" w:date="2026-04-14T11:26:00Z" w16du:dateUtc="2026-04-14T01:26:00Z">
              <w:rPr>
                <w:rFonts w:ascii="Arial" w:hAnsi="Arial" w:cs="Arial"/>
                <w:b/>
                <w:bCs/>
                <w:color w:val="0070C0"/>
                <w:sz w:val="24"/>
                <w:szCs w:val="24"/>
              </w:rPr>
            </w:rPrChange>
          </w:rPr>
          <w:delText>A</w:delText>
        </w:r>
      </w:del>
      <w:ins w:id="9" w:author="Shiva Mishra" w:date="2026-04-14T14:32:00Z" w16du:dateUtc="2026-04-14T04:32:00Z">
        <w:r w:rsidR="00A9418B">
          <w:rPr>
            <w:rFonts w:ascii="Arial" w:hAnsi="Arial" w:cs="Arial"/>
            <w:b/>
            <w:bCs/>
            <w:color w:val="0070C0"/>
          </w:rPr>
          <w:t>A</w:t>
        </w:r>
      </w:ins>
      <w:r w:rsidRPr="00391E62">
        <w:rPr>
          <w:rFonts w:ascii="Arial" w:hAnsi="Arial" w:cs="Arial"/>
          <w:b/>
          <w:bCs/>
          <w:color w:val="0070C0"/>
          <w:rPrChange w:id="10" w:author="Shiva Mishra" w:date="2026-04-14T11:26:00Z" w16du:dateUtc="2026-04-14T01:26:00Z">
            <w:rPr>
              <w:rFonts w:ascii="Arial" w:hAnsi="Arial" w:cs="Arial"/>
              <w:b/>
              <w:bCs/>
              <w:color w:val="0070C0"/>
              <w:sz w:val="24"/>
              <w:szCs w:val="24"/>
            </w:rPr>
          </w:rPrChange>
        </w:rPr>
        <w:t>BSTRACT</w:t>
      </w:r>
    </w:p>
    <w:p w14:paraId="0BD94C3C" w14:textId="712E7A42" w:rsidR="00D76979" w:rsidRPr="00391E62" w:rsidRDefault="0092760C">
      <w:pPr>
        <w:spacing w:line="480" w:lineRule="auto"/>
        <w:rPr>
          <w:rFonts w:ascii="Arial" w:hAnsi="Arial" w:cs="Arial"/>
          <w:b/>
          <w:bCs/>
          <w:color w:val="0070C0"/>
          <w:rPrChange w:id="11" w:author="Shiva Mishra" w:date="2026-04-14T11:26:00Z" w16du:dateUtc="2026-04-14T01:26:00Z">
            <w:rPr>
              <w:rFonts w:ascii="Arial" w:hAnsi="Arial" w:cs="Arial"/>
              <w:b/>
              <w:bCs/>
              <w:color w:val="0070C0"/>
              <w:sz w:val="24"/>
              <w:szCs w:val="24"/>
            </w:rPr>
          </w:rPrChange>
        </w:rPr>
        <w:pPrChange w:id="12" w:author="Shiva Mishra" w:date="2026-04-14T11:26:00Z" w16du:dateUtc="2026-04-14T01:26:00Z">
          <w:pPr>
            <w:spacing w:after="0" w:line="480" w:lineRule="auto"/>
          </w:pPr>
        </w:pPrChange>
      </w:pPr>
      <w:r w:rsidRPr="00391E62">
        <w:rPr>
          <w:rFonts w:ascii="Arial" w:hAnsi="Arial" w:cs="Arial"/>
          <w:b/>
          <w:bCs/>
          <w:color w:val="0070C0"/>
          <w:rPrChange w:id="13" w:author="Shiva Mishra" w:date="2026-04-14T11:26:00Z" w16du:dateUtc="2026-04-14T01:26:00Z">
            <w:rPr>
              <w:rFonts w:ascii="Arial" w:hAnsi="Arial" w:cs="Arial"/>
              <w:b/>
              <w:bCs/>
              <w:color w:val="0070C0"/>
              <w:sz w:val="24"/>
              <w:szCs w:val="24"/>
            </w:rPr>
          </w:rPrChange>
        </w:rPr>
        <w:t>BACKGROUND</w:t>
      </w:r>
      <w:r w:rsidR="00E17339" w:rsidRPr="00391E62">
        <w:rPr>
          <w:rFonts w:ascii="Arial" w:hAnsi="Arial" w:cs="Arial"/>
          <w:b/>
          <w:bCs/>
          <w:color w:val="0070C0"/>
          <w:rPrChange w:id="14" w:author="Shiva Mishra" w:date="2026-04-14T11:26:00Z" w16du:dateUtc="2026-04-14T01:26:00Z">
            <w:rPr>
              <w:rFonts w:ascii="Arial" w:hAnsi="Arial" w:cs="Arial"/>
              <w:b/>
              <w:bCs/>
              <w:color w:val="0070C0"/>
              <w:sz w:val="24"/>
              <w:szCs w:val="24"/>
            </w:rPr>
          </w:rPrChange>
        </w:rPr>
        <w:t xml:space="preserve"> </w:t>
      </w:r>
      <w:ins w:id="15" w:author="Shiva Mishra" w:date="2026-04-14T11:04:00Z" w16du:dateUtc="2026-04-14T01:04:00Z">
        <w:r w:rsidR="007F39C7" w:rsidRPr="00391E62">
          <w:rPr>
            <w:rFonts w:ascii="Arial" w:hAnsi="Arial" w:cs="Arial"/>
            <w:rPrChange w:id="16" w:author="Shiva Mishra" w:date="2026-04-14T11:26:00Z" w16du:dateUtc="2026-04-14T01:26:00Z">
              <w:rPr>
                <w:rFonts w:ascii="Arial" w:hAnsi="Arial" w:cs="Arial"/>
                <w:sz w:val="24"/>
                <w:szCs w:val="24"/>
              </w:rPr>
            </w:rPrChange>
          </w:rPr>
          <w:t>Low- and middle-income</w:t>
        </w:r>
      </w:ins>
      <w:ins w:id="17" w:author="Shiva Mishra" w:date="2026-04-14T11:03:00Z" w16du:dateUtc="2026-04-14T01:03:00Z">
        <w:r w:rsidR="005B33CE" w:rsidRPr="00391E62">
          <w:rPr>
            <w:rFonts w:ascii="Arial" w:hAnsi="Arial" w:cs="Arial"/>
            <w:rPrChange w:id="18" w:author="Shiva Mishra" w:date="2026-04-14T11:26:00Z" w16du:dateUtc="2026-04-14T01:26:00Z">
              <w:rPr>
                <w:rFonts w:ascii="Arial" w:hAnsi="Arial" w:cs="Arial"/>
                <w:b/>
                <w:bCs/>
                <w:color w:val="0070C0"/>
                <w:sz w:val="24"/>
                <w:szCs w:val="24"/>
              </w:rPr>
            </w:rPrChange>
          </w:rPr>
          <w:t xml:space="preserve"> countries are facing </w:t>
        </w:r>
      </w:ins>
      <w:ins w:id="19" w:author="Shiva Mishra" w:date="2026-04-14T11:04:00Z" w16du:dateUtc="2026-04-14T01:04:00Z">
        <w:r w:rsidR="005B33CE" w:rsidRPr="00391E62">
          <w:rPr>
            <w:rFonts w:ascii="Arial" w:hAnsi="Arial" w:cs="Arial"/>
            <w:rPrChange w:id="20" w:author="Shiva Mishra" w:date="2026-04-14T11:26:00Z" w16du:dateUtc="2026-04-14T01:26:00Z">
              <w:rPr>
                <w:rFonts w:ascii="Arial" w:hAnsi="Arial" w:cs="Arial"/>
                <w:sz w:val="24"/>
                <w:szCs w:val="24"/>
              </w:rPr>
            </w:rPrChange>
          </w:rPr>
          <w:t xml:space="preserve">burgeoning burden of hypertension, yet </w:t>
        </w:r>
        <w:r w:rsidR="007F39C7" w:rsidRPr="00391E62">
          <w:rPr>
            <w:rFonts w:ascii="Arial" w:hAnsi="Arial" w:cs="Arial"/>
            <w:rPrChange w:id="21" w:author="Shiva Mishra" w:date="2026-04-14T11:26:00Z" w16du:dateUtc="2026-04-14T01:26:00Z">
              <w:rPr>
                <w:rFonts w:ascii="Arial" w:hAnsi="Arial" w:cs="Arial"/>
                <w:sz w:val="24"/>
                <w:szCs w:val="24"/>
              </w:rPr>
            </w:rPrChange>
          </w:rPr>
          <w:t xml:space="preserve">treatment and </w:t>
        </w:r>
      </w:ins>
      <w:ins w:id="22" w:author="Shiva Mishra" w:date="2026-04-14T11:05:00Z" w16du:dateUtc="2026-04-14T01:05:00Z">
        <w:r w:rsidR="007F39C7" w:rsidRPr="00391E62">
          <w:rPr>
            <w:rFonts w:ascii="Arial" w:hAnsi="Arial" w:cs="Arial"/>
            <w:rPrChange w:id="23" w:author="Shiva Mishra" w:date="2026-04-14T11:26:00Z" w16du:dateUtc="2026-04-14T01:26:00Z">
              <w:rPr>
                <w:rFonts w:ascii="Arial" w:hAnsi="Arial" w:cs="Arial"/>
                <w:sz w:val="24"/>
                <w:szCs w:val="24"/>
              </w:rPr>
            </w:rPrChange>
          </w:rPr>
          <w:t xml:space="preserve">control </w:t>
        </w:r>
      </w:ins>
      <w:ins w:id="24" w:author="Shiva Mishra" w:date="2026-04-14T11:19:00Z" w16du:dateUtc="2026-04-14T01:19:00Z">
        <w:r w:rsidR="00C00152" w:rsidRPr="00391E62">
          <w:rPr>
            <w:rFonts w:ascii="Arial" w:hAnsi="Arial" w:cs="Arial"/>
            <w:rPrChange w:id="25" w:author="Shiva Mishra" w:date="2026-04-14T11:26:00Z" w16du:dateUtc="2026-04-14T01:26:00Z">
              <w:rPr>
                <w:rFonts w:ascii="Arial" w:hAnsi="Arial" w:cs="Arial"/>
                <w:sz w:val="24"/>
                <w:szCs w:val="24"/>
              </w:rPr>
            </w:rPrChange>
          </w:rPr>
          <w:t>remain</w:t>
        </w:r>
      </w:ins>
      <w:ins w:id="26" w:author="Shiva Mishra" w:date="2026-04-14T11:04:00Z" w16du:dateUtc="2026-04-14T01:04:00Z">
        <w:r w:rsidR="007F39C7" w:rsidRPr="00391E62">
          <w:rPr>
            <w:rFonts w:ascii="Arial" w:hAnsi="Arial" w:cs="Arial"/>
            <w:rPrChange w:id="27" w:author="Shiva Mishra" w:date="2026-04-14T11:26:00Z" w16du:dateUtc="2026-04-14T01:26:00Z">
              <w:rPr>
                <w:rFonts w:ascii="Arial" w:hAnsi="Arial" w:cs="Arial"/>
                <w:sz w:val="24"/>
                <w:szCs w:val="24"/>
              </w:rPr>
            </w:rPrChange>
          </w:rPr>
          <w:t xml:space="preserve"> critically low</w:t>
        </w:r>
      </w:ins>
      <w:ins w:id="28" w:author="Shiva Mishra" w:date="2026-04-14T11:05:00Z" w16du:dateUtc="2026-04-14T01:05:00Z">
        <w:r w:rsidR="007F39C7" w:rsidRPr="00391E62">
          <w:rPr>
            <w:rFonts w:ascii="Arial" w:hAnsi="Arial" w:cs="Arial"/>
            <w:rPrChange w:id="29" w:author="Shiva Mishra" w:date="2026-04-14T11:26:00Z" w16du:dateUtc="2026-04-14T01:26:00Z">
              <w:rPr>
                <w:rFonts w:ascii="Arial" w:hAnsi="Arial" w:cs="Arial"/>
                <w:sz w:val="24"/>
                <w:szCs w:val="24"/>
              </w:rPr>
            </w:rPrChange>
          </w:rPr>
          <w:t xml:space="preserve"> </w:t>
        </w:r>
      </w:ins>
      <w:ins w:id="30" w:author="Shiva Mishra" w:date="2026-04-14T11:04:00Z" w16du:dateUtc="2026-04-14T01:04:00Z">
        <w:r w:rsidR="007F39C7" w:rsidRPr="00391E62">
          <w:rPr>
            <w:rFonts w:ascii="Arial" w:hAnsi="Arial" w:cs="Arial"/>
            <w:rPrChange w:id="31" w:author="Shiva Mishra" w:date="2026-04-14T11:26:00Z" w16du:dateUtc="2026-04-14T01:26:00Z">
              <w:rPr>
                <w:rFonts w:ascii="Arial" w:hAnsi="Arial" w:cs="Arial"/>
                <w:sz w:val="24"/>
                <w:szCs w:val="24"/>
              </w:rPr>
            </w:rPrChange>
          </w:rPr>
          <w:t xml:space="preserve">reflecting cascading failures across awareness, treatment access, medicine affordability, and health system capacity health system capacity to provide </w:t>
        </w:r>
      </w:ins>
      <w:r w:rsidR="00E234F8" w:rsidRPr="00391E62">
        <w:rPr>
          <w:rFonts w:ascii="Arial" w:hAnsi="Arial" w:cs="Arial"/>
          <w:rPrChange w:id="32" w:author="Shiva Mishra" w:date="2026-04-14T11:26:00Z" w16du:dateUtc="2026-04-14T01:26:00Z">
            <w:rPr>
              <w:rFonts w:ascii="Arial" w:hAnsi="Arial" w:cs="Arial"/>
              <w:sz w:val="24"/>
              <w:szCs w:val="24"/>
            </w:rPr>
          </w:rPrChange>
        </w:rPr>
        <w:t>Simulation modelling for public health interventions is a growing field</w:t>
      </w:r>
      <w:r w:rsidR="00FA37E9" w:rsidRPr="00391E62">
        <w:rPr>
          <w:rFonts w:ascii="Arial" w:hAnsi="Arial" w:cs="Arial"/>
          <w:rPrChange w:id="33" w:author="Shiva Mishra" w:date="2026-04-14T11:26:00Z" w16du:dateUtc="2026-04-14T01:26:00Z">
            <w:rPr>
              <w:rFonts w:ascii="Arial" w:hAnsi="Arial" w:cs="Arial"/>
              <w:sz w:val="24"/>
              <w:szCs w:val="24"/>
            </w:rPr>
          </w:rPrChange>
        </w:rPr>
        <w:t>,</w:t>
      </w:r>
      <w:r w:rsidR="00E234F8" w:rsidRPr="00391E62">
        <w:rPr>
          <w:rFonts w:ascii="Arial" w:hAnsi="Arial" w:cs="Arial"/>
          <w:rPrChange w:id="34" w:author="Shiva Mishra" w:date="2026-04-14T11:26:00Z" w16du:dateUtc="2026-04-14T01:26:00Z">
            <w:rPr>
              <w:rFonts w:ascii="Arial" w:hAnsi="Arial" w:cs="Arial"/>
              <w:sz w:val="24"/>
              <w:szCs w:val="24"/>
            </w:rPr>
          </w:rPrChange>
        </w:rPr>
        <w:t xml:space="preserve"> providing crucial evidence for</w:t>
      </w:r>
      <w:r w:rsidR="00FA37E9" w:rsidRPr="00391E62">
        <w:rPr>
          <w:rFonts w:ascii="Arial" w:hAnsi="Arial" w:cs="Arial"/>
          <w:rPrChange w:id="35" w:author="Shiva Mishra" w:date="2026-04-14T11:26:00Z" w16du:dateUtc="2026-04-14T01:26:00Z">
            <w:rPr>
              <w:rFonts w:ascii="Arial" w:hAnsi="Arial" w:cs="Arial"/>
              <w:sz w:val="24"/>
              <w:szCs w:val="24"/>
            </w:rPr>
          </w:rPrChange>
        </w:rPr>
        <w:t xml:space="preserve"> designing and implementing public health programs</w:t>
      </w:r>
      <w:r w:rsidR="00E234F8" w:rsidRPr="00391E62">
        <w:rPr>
          <w:rFonts w:ascii="Arial" w:hAnsi="Arial" w:cs="Arial"/>
          <w:rPrChange w:id="36" w:author="Shiva Mishra" w:date="2026-04-14T11:26:00Z" w16du:dateUtc="2026-04-14T01:26:00Z">
            <w:rPr>
              <w:rFonts w:ascii="Arial" w:hAnsi="Arial" w:cs="Arial"/>
              <w:sz w:val="24"/>
              <w:szCs w:val="24"/>
            </w:rPr>
          </w:rPrChange>
        </w:rPr>
        <w:t xml:space="preserve">. In </w:t>
      </w:r>
      <w:r w:rsidR="00D76979" w:rsidRPr="00391E62">
        <w:rPr>
          <w:rFonts w:ascii="Arial" w:hAnsi="Arial" w:cs="Arial"/>
          <w:rPrChange w:id="37" w:author="Shiva Mishra" w:date="2026-04-14T11:26:00Z" w16du:dateUtc="2026-04-14T01:26:00Z">
            <w:rPr>
              <w:rFonts w:ascii="Arial" w:hAnsi="Arial" w:cs="Arial"/>
              <w:sz w:val="24"/>
              <w:szCs w:val="24"/>
            </w:rPr>
          </w:rPrChange>
        </w:rPr>
        <w:t>this study</w:t>
      </w:r>
      <w:r w:rsidR="00E234F8" w:rsidRPr="00391E62">
        <w:rPr>
          <w:rFonts w:ascii="Arial" w:hAnsi="Arial" w:cs="Arial"/>
          <w:rPrChange w:id="38" w:author="Shiva Mishra" w:date="2026-04-14T11:26:00Z" w16du:dateUtc="2026-04-14T01:26:00Z">
            <w:rPr>
              <w:rFonts w:ascii="Arial" w:hAnsi="Arial" w:cs="Arial"/>
              <w:sz w:val="24"/>
              <w:szCs w:val="24"/>
            </w:rPr>
          </w:rPrChange>
        </w:rPr>
        <w:t>, we map</w:t>
      </w:r>
      <w:r w:rsidR="00426B97" w:rsidRPr="00391E62">
        <w:rPr>
          <w:rFonts w:ascii="Arial" w:hAnsi="Arial" w:cs="Arial"/>
          <w:rPrChange w:id="39" w:author="Shiva Mishra" w:date="2026-04-14T11:26:00Z" w16du:dateUtc="2026-04-14T01:26:00Z">
            <w:rPr>
              <w:rFonts w:ascii="Arial" w:hAnsi="Arial" w:cs="Arial"/>
              <w:sz w:val="24"/>
              <w:szCs w:val="24"/>
            </w:rPr>
          </w:rPrChange>
        </w:rPr>
        <w:t xml:space="preserve"> </w:t>
      </w:r>
      <w:r w:rsidR="00E234F8" w:rsidRPr="00391E62">
        <w:rPr>
          <w:rFonts w:ascii="Arial" w:hAnsi="Arial" w:cs="Arial"/>
          <w:rPrChange w:id="40" w:author="Shiva Mishra" w:date="2026-04-14T11:26:00Z" w16du:dateUtc="2026-04-14T01:26:00Z">
            <w:rPr>
              <w:rFonts w:ascii="Arial" w:hAnsi="Arial" w:cs="Arial"/>
              <w:sz w:val="24"/>
              <w:szCs w:val="24"/>
            </w:rPr>
          </w:rPrChange>
        </w:rPr>
        <w:t xml:space="preserve">existing </w:t>
      </w:r>
      <w:r w:rsidR="00D76979" w:rsidRPr="00391E62">
        <w:rPr>
          <w:rFonts w:ascii="Arial" w:hAnsi="Arial" w:cs="Arial"/>
          <w:rPrChange w:id="41" w:author="Shiva Mishra" w:date="2026-04-14T11:26:00Z" w16du:dateUtc="2026-04-14T01:26:00Z">
            <w:rPr>
              <w:rFonts w:ascii="Arial" w:hAnsi="Arial" w:cs="Arial"/>
              <w:sz w:val="24"/>
              <w:szCs w:val="24"/>
            </w:rPr>
          </w:rPrChange>
        </w:rPr>
        <w:t xml:space="preserve">simulation models and use </w:t>
      </w:r>
      <w:del w:id="42" w:author="Shiva Mishra" w:date="2026-04-14T11:19:00Z" w16du:dateUtc="2026-04-14T01:19:00Z">
        <w:r w:rsidR="00D76979" w:rsidRPr="00391E62" w:rsidDel="00C00152">
          <w:rPr>
            <w:rFonts w:ascii="Arial" w:hAnsi="Arial" w:cs="Arial"/>
            <w:rPrChange w:id="43" w:author="Shiva Mishra" w:date="2026-04-14T11:26:00Z" w16du:dateUtc="2026-04-14T01:26:00Z">
              <w:rPr>
                <w:rFonts w:ascii="Arial" w:hAnsi="Arial" w:cs="Arial"/>
                <w:sz w:val="24"/>
                <w:szCs w:val="24"/>
              </w:rPr>
            </w:rPrChange>
          </w:rPr>
          <w:delText>life-table</w:delText>
        </w:r>
      </w:del>
      <w:ins w:id="44" w:author="Shiva Mishra" w:date="2026-04-14T11:19:00Z" w16du:dateUtc="2026-04-14T01:19:00Z">
        <w:r w:rsidR="00C00152" w:rsidRPr="00391E62">
          <w:rPr>
            <w:rFonts w:ascii="Arial" w:hAnsi="Arial" w:cs="Arial"/>
            <w:rPrChange w:id="45" w:author="Shiva Mishra" w:date="2026-04-14T11:26:00Z" w16du:dateUtc="2026-04-14T01:26:00Z">
              <w:rPr>
                <w:rFonts w:ascii="Arial" w:hAnsi="Arial" w:cs="Arial"/>
                <w:sz w:val="24"/>
                <w:szCs w:val="24"/>
              </w:rPr>
            </w:rPrChange>
          </w:rPr>
          <w:t>lifetable</w:t>
        </w:r>
      </w:ins>
      <w:r w:rsidR="00E234F8" w:rsidRPr="00391E62">
        <w:rPr>
          <w:rFonts w:ascii="Arial" w:hAnsi="Arial" w:cs="Arial"/>
          <w:rPrChange w:id="46" w:author="Shiva Mishra" w:date="2026-04-14T11:26:00Z" w16du:dateUtc="2026-04-14T01:26:00Z">
            <w:rPr>
              <w:rFonts w:ascii="Arial" w:hAnsi="Arial" w:cs="Arial"/>
              <w:sz w:val="24"/>
              <w:szCs w:val="24"/>
            </w:rPr>
          </w:rPrChange>
        </w:rPr>
        <w:t xml:space="preserve"> </w:t>
      </w:r>
      <w:r w:rsidR="00567B85" w:rsidRPr="00391E62">
        <w:rPr>
          <w:rFonts w:ascii="Arial" w:hAnsi="Arial" w:cs="Arial"/>
          <w:rPrChange w:id="47" w:author="Shiva Mishra" w:date="2026-04-14T11:26:00Z" w16du:dateUtc="2026-04-14T01:26:00Z">
            <w:rPr>
              <w:rFonts w:ascii="Arial" w:hAnsi="Arial" w:cs="Arial"/>
              <w:sz w:val="24"/>
              <w:szCs w:val="24"/>
            </w:rPr>
          </w:rPrChange>
        </w:rPr>
        <w:t>modelling</w:t>
      </w:r>
      <w:r w:rsidR="00E77D59" w:rsidRPr="00391E62">
        <w:rPr>
          <w:rFonts w:ascii="Arial" w:hAnsi="Arial" w:cs="Arial"/>
          <w:rPrChange w:id="48" w:author="Shiva Mishra" w:date="2026-04-14T11:26:00Z" w16du:dateUtc="2026-04-14T01:26:00Z">
            <w:rPr>
              <w:rFonts w:ascii="Arial" w:hAnsi="Arial" w:cs="Arial"/>
              <w:sz w:val="24"/>
              <w:szCs w:val="24"/>
            </w:rPr>
          </w:rPrChange>
        </w:rPr>
        <w:t xml:space="preserve"> </w:t>
      </w:r>
      <w:r w:rsidR="00D76979" w:rsidRPr="00391E62">
        <w:rPr>
          <w:rFonts w:ascii="Arial" w:hAnsi="Arial" w:cs="Arial"/>
          <w:rPrChange w:id="49" w:author="Shiva Mishra" w:date="2026-04-14T11:26:00Z" w16du:dateUtc="2026-04-14T01:26:00Z">
            <w:rPr>
              <w:rFonts w:ascii="Arial" w:hAnsi="Arial" w:cs="Arial"/>
              <w:sz w:val="24"/>
              <w:szCs w:val="24"/>
            </w:rPr>
          </w:rPrChange>
        </w:rPr>
        <w:t xml:space="preserve">to </w:t>
      </w:r>
      <w:r w:rsidR="004A7BEF" w:rsidRPr="00391E62">
        <w:rPr>
          <w:rFonts w:ascii="Arial" w:hAnsi="Arial" w:cs="Arial"/>
          <w:rPrChange w:id="50" w:author="Shiva Mishra" w:date="2026-04-14T11:26:00Z" w16du:dateUtc="2026-04-14T01:26:00Z">
            <w:rPr>
              <w:rFonts w:ascii="Arial" w:hAnsi="Arial" w:cs="Arial"/>
              <w:sz w:val="24"/>
              <w:szCs w:val="24"/>
            </w:rPr>
          </w:rPrChange>
        </w:rPr>
        <w:t xml:space="preserve">provide </w:t>
      </w:r>
      <w:r w:rsidR="00D76979" w:rsidRPr="00391E62">
        <w:rPr>
          <w:rFonts w:ascii="Arial" w:hAnsi="Arial" w:cs="Arial"/>
          <w:rPrChange w:id="51" w:author="Shiva Mishra" w:date="2026-04-14T11:26:00Z" w16du:dateUtc="2026-04-14T01:26:00Z">
            <w:rPr>
              <w:rFonts w:ascii="Arial" w:hAnsi="Arial" w:cs="Arial"/>
              <w:sz w:val="24"/>
              <w:szCs w:val="24"/>
            </w:rPr>
          </w:rPrChange>
        </w:rPr>
        <w:t xml:space="preserve">insights </w:t>
      </w:r>
      <w:r w:rsidR="004A7BEF" w:rsidRPr="00391E62">
        <w:rPr>
          <w:rFonts w:ascii="Arial" w:hAnsi="Arial" w:cs="Arial"/>
          <w:rPrChange w:id="52" w:author="Shiva Mishra" w:date="2026-04-14T11:26:00Z" w16du:dateUtc="2026-04-14T01:26:00Z">
            <w:rPr>
              <w:rFonts w:ascii="Arial" w:hAnsi="Arial" w:cs="Arial"/>
              <w:sz w:val="24"/>
              <w:szCs w:val="24"/>
            </w:rPr>
          </w:rPrChange>
        </w:rPr>
        <w:t xml:space="preserve">into </w:t>
      </w:r>
      <w:r w:rsidR="00D76979" w:rsidRPr="00391E62">
        <w:rPr>
          <w:rFonts w:ascii="Arial" w:hAnsi="Arial" w:cs="Arial"/>
          <w:rPrChange w:id="53" w:author="Shiva Mishra" w:date="2026-04-14T11:26:00Z" w16du:dateUtc="2026-04-14T01:26:00Z">
            <w:rPr>
              <w:rFonts w:ascii="Arial" w:hAnsi="Arial" w:cs="Arial"/>
              <w:sz w:val="24"/>
              <w:szCs w:val="24"/>
            </w:rPr>
          </w:rPrChange>
        </w:rPr>
        <w:t>potential health gains from achieving optimal blood pressure</w:t>
      </w:r>
      <w:r w:rsidR="00FA48A7" w:rsidRPr="00391E62">
        <w:rPr>
          <w:rFonts w:ascii="Arial" w:hAnsi="Arial" w:cs="Arial"/>
          <w:rPrChange w:id="54" w:author="Shiva Mishra" w:date="2026-04-14T11:26:00Z" w16du:dateUtc="2026-04-14T01:26:00Z">
            <w:rPr>
              <w:rFonts w:ascii="Arial" w:hAnsi="Arial" w:cs="Arial"/>
              <w:sz w:val="24"/>
              <w:szCs w:val="24"/>
            </w:rPr>
          </w:rPrChange>
        </w:rPr>
        <w:t xml:space="preserve"> (BP)</w:t>
      </w:r>
      <w:r w:rsidR="00D76979" w:rsidRPr="00391E62">
        <w:rPr>
          <w:rFonts w:ascii="Arial" w:hAnsi="Arial" w:cs="Arial"/>
          <w:rPrChange w:id="55" w:author="Shiva Mishra" w:date="2026-04-14T11:26:00Z" w16du:dateUtc="2026-04-14T01:26:00Z">
            <w:rPr>
              <w:rFonts w:ascii="Arial" w:hAnsi="Arial" w:cs="Arial"/>
              <w:sz w:val="24"/>
              <w:szCs w:val="24"/>
            </w:rPr>
          </w:rPrChange>
        </w:rPr>
        <w:t xml:space="preserve"> control in Nepal</w:t>
      </w:r>
      <w:r w:rsidR="003D2EDE" w:rsidRPr="00391E62">
        <w:rPr>
          <w:rFonts w:ascii="Arial" w:hAnsi="Arial" w:cs="Arial"/>
          <w:rPrChange w:id="56" w:author="Shiva Mishra" w:date="2026-04-14T11:26:00Z" w16du:dateUtc="2026-04-14T01:26:00Z">
            <w:rPr>
              <w:rFonts w:ascii="Arial" w:hAnsi="Arial" w:cs="Arial"/>
              <w:sz w:val="24"/>
              <w:szCs w:val="24"/>
            </w:rPr>
          </w:rPrChange>
        </w:rPr>
        <w:t xml:space="preserve">, </w:t>
      </w:r>
      <w:r w:rsidR="00FA37E9" w:rsidRPr="00391E62">
        <w:rPr>
          <w:rFonts w:ascii="Arial" w:hAnsi="Arial" w:cs="Arial"/>
          <w:rPrChange w:id="57" w:author="Shiva Mishra" w:date="2026-04-14T11:26:00Z" w16du:dateUtc="2026-04-14T01:26:00Z">
            <w:rPr>
              <w:rFonts w:ascii="Arial" w:hAnsi="Arial" w:cs="Arial"/>
              <w:sz w:val="24"/>
              <w:szCs w:val="24"/>
            </w:rPr>
          </w:rPrChange>
        </w:rPr>
        <w:t xml:space="preserve">a country with </w:t>
      </w:r>
      <w:r w:rsidR="004A7BEF" w:rsidRPr="00391E62">
        <w:rPr>
          <w:rFonts w:ascii="Arial" w:hAnsi="Arial" w:cs="Arial"/>
          <w:rPrChange w:id="58" w:author="Shiva Mishra" w:date="2026-04-14T11:26:00Z" w16du:dateUtc="2026-04-14T01:26:00Z">
            <w:rPr>
              <w:rFonts w:ascii="Arial" w:hAnsi="Arial" w:cs="Arial"/>
              <w:sz w:val="24"/>
              <w:szCs w:val="24"/>
            </w:rPr>
          </w:rPrChange>
        </w:rPr>
        <w:t xml:space="preserve">a </w:t>
      </w:r>
      <w:r w:rsidR="00FA37E9" w:rsidRPr="00391E62">
        <w:rPr>
          <w:rFonts w:ascii="Arial" w:hAnsi="Arial" w:cs="Arial"/>
          <w:rPrChange w:id="59" w:author="Shiva Mishra" w:date="2026-04-14T11:26:00Z" w16du:dateUtc="2026-04-14T01:26:00Z">
            <w:rPr>
              <w:rFonts w:ascii="Arial" w:hAnsi="Arial" w:cs="Arial"/>
              <w:sz w:val="24"/>
              <w:szCs w:val="24"/>
            </w:rPr>
          </w:rPrChange>
        </w:rPr>
        <w:t>growing hypertension burden and limited primary care resources and capacity</w:t>
      </w:r>
      <w:r w:rsidR="00D76979" w:rsidRPr="00391E62">
        <w:rPr>
          <w:rFonts w:ascii="Arial" w:hAnsi="Arial" w:cs="Arial"/>
          <w:rPrChange w:id="60" w:author="Shiva Mishra" w:date="2026-04-14T11:26:00Z" w16du:dateUtc="2026-04-14T01:26:00Z">
            <w:rPr>
              <w:rFonts w:ascii="Arial" w:hAnsi="Arial" w:cs="Arial"/>
              <w:sz w:val="24"/>
              <w:szCs w:val="24"/>
            </w:rPr>
          </w:rPrChange>
        </w:rPr>
        <w:t>.</w:t>
      </w:r>
      <w:r w:rsidR="00D83912" w:rsidRPr="00391E62">
        <w:rPr>
          <w:rFonts w:ascii="Arial" w:hAnsi="Arial" w:cs="Arial"/>
          <w:color w:val="EE0000"/>
          <w:rPrChange w:id="61" w:author="Shiva Mishra" w:date="2026-04-14T11:26:00Z" w16du:dateUtc="2026-04-14T01:26:00Z">
            <w:rPr>
              <w:rFonts w:ascii="Arial" w:hAnsi="Arial" w:cs="Arial"/>
              <w:color w:val="EE0000"/>
              <w:sz w:val="24"/>
              <w:szCs w:val="24"/>
            </w:rPr>
          </w:rPrChange>
        </w:rPr>
        <w:t xml:space="preserve"> </w:t>
      </w:r>
    </w:p>
    <w:p w14:paraId="0620E2B0" w14:textId="4ECCBD91" w:rsidR="00E234F8" w:rsidRPr="00391E62" w:rsidRDefault="0092760C">
      <w:pPr>
        <w:spacing w:line="480" w:lineRule="auto"/>
        <w:rPr>
          <w:rFonts w:ascii="Arial" w:hAnsi="Arial" w:cs="Arial"/>
          <w:color w:val="0070C0"/>
          <w:rPrChange w:id="62" w:author="Shiva Mishra" w:date="2026-04-14T11:26:00Z" w16du:dateUtc="2026-04-14T01:26:00Z">
            <w:rPr>
              <w:rFonts w:ascii="Arial" w:hAnsi="Arial" w:cs="Arial"/>
              <w:color w:val="0070C0"/>
              <w:sz w:val="24"/>
              <w:szCs w:val="24"/>
            </w:rPr>
          </w:rPrChange>
        </w:rPr>
        <w:pPrChange w:id="63" w:author="Shiva Mishra" w:date="2026-04-14T11:26:00Z" w16du:dateUtc="2026-04-14T01:26:00Z">
          <w:pPr>
            <w:spacing w:after="0" w:line="480" w:lineRule="auto"/>
          </w:pPr>
        </w:pPrChange>
      </w:pPr>
      <w:r w:rsidRPr="00391E62">
        <w:rPr>
          <w:rFonts w:ascii="Arial" w:hAnsi="Arial" w:cs="Arial"/>
          <w:b/>
          <w:bCs/>
          <w:color w:val="0070C0"/>
          <w:rPrChange w:id="64" w:author="Shiva Mishra" w:date="2026-04-14T11:26:00Z" w16du:dateUtc="2026-04-14T01:26:00Z">
            <w:rPr>
              <w:rFonts w:ascii="Arial" w:hAnsi="Arial" w:cs="Arial"/>
              <w:b/>
              <w:bCs/>
              <w:color w:val="0070C0"/>
              <w:sz w:val="24"/>
              <w:szCs w:val="24"/>
            </w:rPr>
          </w:rPrChange>
        </w:rPr>
        <w:t>METHODS</w:t>
      </w:r>
      <w:r w:rsidR="00E17339" w:rsidRPr="00391E62">
        <w:rPr>
          <w:rFonts w:ascii="Arial" w:hAnsi="Arial" w:cs="Arial"/>
          <w:color w:val="0070C0"/>
          <w:rPrChange w:id="65" w:author="Shiva Mishra" w:date="2026-04-14T11:26:00Z" w16du:dateUtc="2026-04-14T01:26:00Z">
            <w:rPr>
              <w:rFonts w:ascii="Arial" w:hAnsi="Arial" w:cs="Arial"/>
              <w:color w:val="0070C0"/>
              <w:sz w:val="24"/>
              <w:szCs w:val="24"/>
            </w:rPr>
          </w:rPrChange>
        </w:rPr>
        <w:t xml:space="preserve"> </w:t>
      </w:r>
      <w:r w:rsidR="007A4413" w:rsidRPr="00391E62">
        <w:rPr>
          <w:rFonts w:ascii="Arial" w:hAnsi="Arial" w:cs="Arial"/>
          <w:rPrChange w:id="66" w:author="Shiva Mishra" w:date="2026-04-14T11:26:00Z" w16du:dateUtc="2026-04-14T01:26:00Z">
            <w:rPr>
              <w:rFonts w:ascii="Arial" w:hAnsi="Arial" w:cs="Arial"/>
              <w:sz w:val="24"/>
              <w:szCs w:val="24"/>
            </w:rPr>
          </w:rPrChange>
        </w:rPr>
        <w:t xml:space="preserve">We used searches in </w:t>
      </w:r>
      <w:r w:rsidR="004A7BEF" w:rsidRPr="00391E62">
        <w:rPr>
          <w:rFonts w:ascii="Arial" w:hAnsi="Arial" w:cs="Arial"/>
          <w:rPrChange w:id="67" w:author="Shiva Mishra" w:date="2026-04-14T11:26:00Z" w16du:dateUtc="2026-04-14T01:26:00Z">
            <w:rPr>
              <w:rFonts w:ascii="Arial" w:hAnsi="Arial" w:cs="Arial"/>
              <w:sz w:val="24"/>
              <w:szCs w:val="24"/>
            </w:rPr>
          </w:rPrChange>
        </w:rPr>
        <w:t xml:space="preserve">PubMed </w:t>
      </w:r>
      <w:r w:rsidR="00C30BE9" w:rsidRPr="00391E62">
        <w:rPr>
          <w:rFonts w:ascii="Arial" w:hAnsi="Arial" w:cs="Arial"/>
          <w:rPrChange w:id="68" w:author="Shiva Mishra" w:date="2026-04-14T11:26:00Z" w16du:dateUtc="2026-04-14T01:26:00Z">
            <w:rPr>
              <w:rFonts w:ascii="Arial" w:hAnsi="Arial" w:cs="Arial"/>
              <w:sz w:val="24"/>
              <w:szCs w:val="24"/>
            </w:rPr>
          </w:rPrChange>
        </w:rPr>
        <w:t xml:space="preserve">(via Medline) with keywords combining </w:t>
      </w:r>
      <w:r w:rsidR="00C46ED5" w:rsidRPr="00391E62">
        <w:rPr>
          <w:rFonts w:ascii="Arial" w:hAnsi="Arial" w:cs="Arial"/>
          <w:rPrChange w:id="69" w:author="Shiva Mishra" w:date="2026-04-14T11:26:00Z" w16du:dateUtc="2026-04-14T01:26:00Z">
            <w:rPr>
              <w:rFonts w:ascii="Arial" w:hAnsi="Arial" w:cs="Arial"/>
              <w:sz w:val="24"/>
              <w:szCs w:val="24"/>
            </w:rPr>
          </w:rPrChange>
        </w:rPr>
        <w:t xml:space="preserve">modelling and blood pressure control, limiting to those estimating </w:t>
      </w:r>
      <w:r w:rsidR="004A7BEF" w:rsidRPr="00391E62">
        <w:rPr>
          <w:rFonts w:ascii="Arial" w:hAnsi="Arial" w:cs="Arial"/>
          <w:rPrChange w:id="70" w:author="Shiva Mishra" w:date="2026-04-14T11:26:00Z" w16du:dateUtc="2026-04-14T01:26:00Z">
            <w:rPr>
              <w:rFonts w:ascii="Arial" w:hAnsi="Arial" w:cs="Arial"/>
              <w:sz w:val="24"/>
              <w:szCs w:val="24"/>
            </w:rPr>
          </w:rPrChange>
        </w:rPr>
        <w:t>long-term</w:t>
      </w:r>
      <w:r w:rsidR="004E68F4" w:rsidRPr="00391E62">
        <w:rPr>
          <w:rFonts w:ascii="Arial" w:hAnsi="Arial" w:cs="Arial"/>
          <w:rPrChange w:id="71" w:author="Shiva Mishra" w:date="2026-04-14T11:26:00Z" w16du:dateUtc="2026-04-14T01:26:00Z">
            <w:rPr>
              <w:rFonts w:ascii="Arial" w:hAnsi="Arial" w:cs="Arial"/>
              <w:sz w:val="24"/>
              <w:szCs w:val="24"/>
            </w:rPr>
          </w:rPrChange>
        </w:rPr>
        <w:t xml:space="preserve"> </w:t>
      </w:r>
      <w:r w:rsidR="00686464" w:rsidRPr="00391E62">
        <w:rPr>
          <w:rFonts w:ascii="Arial" w:hAnsi="Arial" w:cs="Arial"/>
          <w:rPrChange w:id="72" w:author="Shiva Mishra" w:date="2026-04-14T11:26:00Z" w16du:dateUtc="2026-04-14T01:26:00Z">
            <w:rPr>
              <w:rFonts w:ascii="Arial" w:hAnsi="Arial" w:cs="Arial"/>
              <w:sz w:val="24"/>
              <w:szCs w:val="24"/>
            </w:rPr>
          </w:rPrChange>
        </w:rPr>
        <w:t>cardiovas</w:t>
      </w:r>
      <w:r w:rsidR="00DA76BD" w:rsidRPr="00391E62">
        <w:rPr>
          <w:rFonts w:ascii="Arial" w:hAnsi="Arial" w:cs="Arial"/>
          <w:rPrChange w:id="73" w:author="Shiva Mishra" w:date="2026-04-14T11:26:00Z" w16du:dateUtc="2026-04-14T01:26:00Z">
            <w:rPr>
              <w:rFonts w:ascii="Arial" w:hAnsi="Arial" w:cs="Arial"/>
              <w:sz w:val="24"/>
              <w:szCs w:val="24"/>
            </w:rPr>
          </w:rPrChange>
        </w:rPr>
        <w:t>cu</w:t>
      </w:r>
      <w:r w:rsidR="00686464" w:rsidRPr="00391E62">
        <w:rPr>
          <w:rFonts w:ascii="Arial" w:hAnsi="Arial" w:cs="Arial"/>
          <w:rPrChange w:id="74" w:author="Shiva Mishra" w:date="2026-04-14T11:26:00Z" w16du:dateUtc="2026-04-14T01:26:00Z">
            <w:rPr>
              <w:rFonts w:ascii="Arial" w:hAnsi="Arial" w:cs="Arial"/>
              <w:sz w:val="24"/>
              <w:szCs w:val="24"/>
            </w:rPr>
          </w:rPrChange>
        </w:rPr>
        <w:t>l</w:t>
      </w:r>
      <w:r w:rsidR="00DA76BD" w:rsidRPr="00391E62">
        <w:rPr>
          <w:rFonts w:ascii="Arial" w:hAnsi="Arial" w:cs="Arial"/>
          <w:rPrChange w:id="75" w:author="Shiva Mishra" w:date="2026-04-14T11:26:00Z" w16du:dateUtc="2026-04-14T01:26:00Z">
            <w:rPr>
              <w:rFonts w:ascii="Arial" w:hAnsi="Arial" w:cs="Arial"/>
              <w:sz w:val="24"/>
              <w:szCs w:val="24"/>
            </w:rPr>
          </w:rPrChange>
        </w:rPr>
        <w:t>a</w:t>
      </w:r>
      <w:r w:rsidR="00686464" w:rsidRPr="00391E62">
        <w:rPr>
          <w:rFonts w:ascii="Arial" w:hAnsi="Arial" w:cs="Arial"/>
          <w:rPrChange w:id="76" w:author="Shiva Mishra" w:date="2026-04-14T11:26:00Z" w16du:dateUtc="2026-04-14T01:26:00Z">
            <w:rPr>
              <w:rFonts w:ascii="Arial" w:hAnsi="Arial" w:cs="Arial"/>
              <w:sz w:val="24"/>
              <w:szCs w:val="24"/>
            </w:rPr>
          </w:rPrChange>
        </w:rPr>
        <w:t>r</w:t>
      </w:r>
      <w:r w:rsidR="004E68F4" w:rsidRPr="00391E62">
        <w:rPr>
          <w:rFonts w:ascii="Arial" w:hAnsi="Arial" w:cs="Arial"/>
          <w:rPrChange w:id="77" w:author="Shiva Mishra" w:date="2026-04-14T11:26:00Z" w16du:dateUtc="2026-04-14T01:26:00Z">
            <w:rPr>
              <w:rFonts w:ascii="Arial" w:hAnsi="Arial" w:cs="Arial"/>
              <w:sz w:val="24"/>
              <w:szCs w:val="24"/>
            </w:rPr>
          </w:rPrChange>
        </w:rPr>
        <w:t xml:space="preserve"> outcomes (e.g. </w:t>
      </w:r>
      <w:r w:rsidR="00C673E6" w:rsidRPr="00391E62">
        <w:rPr>
          <w:rFonts w:ascii="Arial" w:hAnsi="Arial" w:cs="Arial"/>
          <w:rPrChange w:id="78" w:author="Shiva Mishra" w:date="2026-04-14T11:26:00Z" w16du:dateUtc="2026-04-14T01:26:00Z">
            <w:rPr>
              <w:rFonts w:ascii="Arial" w:hAnsi="Arial" w:cs="Arial"/>
              <w:sz w:val="24"/>
              <w:szCs w:val="24"/>
            </w:rPr>
          </w:rPrChange>
        </w:rPr>
        <w:t>cardiovascular</w:t>
      </w:r>
      <w:r w:rsidR="001110F2" w:rsidRPr="00391E62">
        <w:rPr>
          <w:rFonts w:ascii="Arial" w:hAnsi="Arial" w:cs="Arial"/>
          <w:rPrChange w:id="79" w:author="Shiva Mishra" w:date="2026-04-14T11:26:00Z" w16du:dateUtc="2026-04-14T01:26:00Z">
            <w:rPr>
              <w:rFonts w:ascii="Arial" w:hAnsi="Arial" w:cs="Arial"/>
              <w:sz w:val="24"/>
              <w:szCs w:val="24"/>
            </w:rPr>
          </w:rPrChange>
        </w:rPr>
        <w:t xml:space="preserve"> events, </w:t>
      </w:r>
      <w:r w:rsidR="004E68F4" w:rsidRPr="00391E62">
        <w:rPr>
          <w:rFonts w:ascii="Arial" w:hAnsi="Arial" w:cs="Arial"/>
          <w:rPrChange w:id="80" w:author="Shiva Mishra" w:date="2026-04-14T11:26:00Z" w16du:dateUtc="2026-04-14T01:26:00Z">
            <w:rPr>
              <w:rFonts w:ascii="Arial" w:hAnsi="Arial" w:cs="Arial"/>
              <w:sz w:val="24"/>
              <w:szCs w:val="24"/>
            </w:rPr>
          </w:rPrChange>
        </w:rPr>
        <w:t>health adjusted life years, mortality)</w:t>
      </w:r>
      <w:r w:rsidR="00DA76BD" w:rsidRPr="00391E62">
        <w:rPr>
          <w:rFonts w:ascii="Arial" w:hAnsi="Arial" w:cs="Arial"/>
          <w:rPrChange w:id="81" w:author="Shiva Mishra" w:date="2026-04-14T11:26:00Z" w16du:dateUtc="2026-04-14T01:26:00Z">
            <w:rPr>
              <w:rFonts w:ascii="Arial" w:hAnsi="Arial" w:cs="Arial"/>
              <w:sz w:val="24"/>
              <w:szCs w:val="24"/>
            </w:rPr>
          </w:rPrChange>
        </w:rPr>
        <w:t>. Data were ex</w:t>
      </w:r>
      <w:r w:rsidR="001110F2" w:rsidRPr="00391E62">
        <w:rPr>
          <w:rFonts w:ascii="Arial" w:hAnsi="Arial" w:cs="Arial"/>
          <w:rPrChange w:id="82" w:author="Shiva Mishra" w:date="2026-04-14T11:26:00Z" w16du:dateUtc="2026-04-14T01:26:00Z">
            <w:rPr>
              <w:rFonts w:ascii="Arial" w:hAnsi="Arial" w:cs="Arial"/>
              <w:sz w:val="24"/>
              <w:szCs w:val="24"/>
            </w:rPr>
          </w:rPrChange>
        </w:rPr>
        <w:t>t</w:t>
      </w:r>
      <w:r w:rsidR="00DA76BD" w:rsidRPr="00391E62">
        <w:rPr>
          <w:rFonts w:ascii="Arial" w:hAnsi="Arial" w:cs="Arial"/>
          <w:rPrChange w:id="83" w:author="Shiva Mishra" w:date="2026-04-14T11:26:00Z" w16du:dateUtc="2026-04-14T01:26:00Z">
            <w:rPr>
              <w:rFonts w:ascii="Arial" w:hAnsi="Arial" w:cs="Arial"/>
              <w:sz w:val="24"/>
              <w:szCs w:val="24"/>
            </w:rPr>
          </w:rPrChange>
        </w:rPr>
        <w:t xml:space="preserve">racted into the following variable fields: model type, </w:t>
      </w:r>
      <w:r w:rsidR="00EE5A85" w:rsidRPr="00391E62">
        <w:rPr>
          <w:rFonts w:ascii="Arial" w:hAnsi="Arial" w:cs="Arial"/>
          <w:rPrChange w:id="84" w:author="Shiva Mishra" w:date="2026-04-14T11:26:00Z" w16du:dateUtc="2026-04-14T01:26:00Z">
            <w:rPr>
              <w:rFonts w:ascii="Arial" w:hAnsi="Arial" w:cs="Arial"/>
              <w:sz w:val="24"/>
              <w:szCs w:val="24"/>
            </w:rPr>
          </w:rPrChange>
        </w:rPr>
        <w:t xml:space="preserve">intervention, </w:t>
      </w:r>
      <w:r w:rsidR="004A7BEF" w:rsidRPr="00391E62">
        <w:rPr>
          <w:rFonts w:ascii="Arial" w:hAnsi="Arial" w:cs="Arial"/>
          <w:rPrChange w:id="85" w:author="Shiva Mishra" w:date="2026-04-14T11:26:00Z" w16du:dateUtc="2026-04-14T01:26:00Z">
            <w:rPr>
              <w:rFonts w:ascii="Arial" w:hAnsi="Arial" w:cs="Arial"/>
              <w:sz w:val="24"/>
              <w:szCs w:val="24"/>
            </w:rPr>
          </w:rPrChange>
        </w:rPr>
        <w:t xml:space="preserve">and </w:t>
      </w:r>
      <w:r w:rsidR="00EE5A85" w:rsidRPr="00391E62">
        <w:rPr>
          <w:rFonts w:ascii="Arial" w:hAnsi="Arial" w:cs="Arial"/>
          <w:rPrChange w:id="86" w:author="Shiva Mishra" w:date="2026-04-14T11:26:00Z" w16du:dateUtc="2026-04-14T01:26:00Z">
            <w:rPr>
              <w:rFonts w:ascii="Arial" w:hAnsi="Arial" w:cs="Arial"/>
              <w:sz w:val="24"/>
              <w:szCs w:val="24"/>
            </w:rPr>
          </w:rPrChange>
        </w:rPr>
        <w:t>business-as-usual</w:t>
      </w:r>
      <w:r w:rsidR="006F5F53" w:rsidRPr="00391E62">
        <w:rPr>
          <w:rFonts w:ascii="Arial" w:hAnsi="Arial" w:cs="Arial"/>
          <w:rPrChange w:id="87" w:author="Shiva Mishra" w:date="2026-04-14T11:26:00Z" w16du:dateUtc="2026-04-14T01:26:00Z">
            <w:rPr>
              <w:rFonts w:ascii="Arial" w:hAnsi="Arial" w:cs="Arial"/>
              <w:sz w:val="24"/>
              <w:szCs w:val="24"/>
            </w:rPr>
          </w:rPrChange>
        </w:rPr>
        <w:t xml:space="preserve"> (BAU)</w:t>
      </w:r>
      <w:r w:rsidR="00EE5A85" w:rsidRPr="00391E62">
        <w:rPr>
          <w:rFonts w:ascii="Arial" w:hAnsi="Arial" w:cs="Arial"/>
          <w:rPrChange w:id="88" w:author="Shiva Mishra" w:date="2026-04-14T11:26:00Z" w16du:dateUtc="2026-04-14T01:26:00Z">
            <w:rPr>
              <w:rFonts w:ascii="Arial" w:hAnsi="Arial" w:cs="Arial"/>
              <w:sz w:val="24"/>
              <w:szCs w:val="24"/>
            </w:rPr>
          </w:rPrChange>
        </w:rPr>
        <w:t xml:space="preserve"> characteris</w:t>
      </w:r>
      <w:r w:rsidR="001110F2" w:rsidRPr="00391E62">
        <w:rPr>
          <w:rFonts w:ascii="Arial" w:hAnsi="Arial" w:cs="Arial"/>
          <w:rPrChange w:id="89" w:author="Shiva Mishra" w:date="2026-04-14T11:26:00Z" w16du:dateUtc="2026-04-14T01:26:00Z">
            <w:rPr>
              <w:rFonts w:ascii="Arial" w:hAnsi="Arial" w:cs="Arial"/>
              <w:sz w:val="24"/>
              <w:szCs w:val="24"/>
            </w:rPr>
          </w:rPrChange>
        </w:rPr>
        <w:t>a</w:t>
      </w:r>
      <w:r w:rsidR="00EE5A85" w:rsidRPr="00391E62">
        <w:rPr>
          <w:rFonts w:ascii="Arial" w:hAnsi="Arial" w:cs="Arial"/>
          <w:rPrChange w:id="90" w:author="Shiva Mishra" w:date="2026-04-14T11:26:00Z" w16du:dateUtc="2026-04-14T01:26:00Z">
            <w:rPr>
              <w:rFonts w:ascii="Arial" w:hAnsi="Arial" w:cs="Arial"/>
              <w:sz w:val="24"/>
              <w:szCs w:val="24"/>
            </w:rPr>
          </w:rPrChange>
        </w:rPr>
        <w:t xml:space="preserve">tion. </w:t>
      </w:r>
      <w:r w:rsidR="001110F2" w:rsidRPr="00391E62">
        <w:rPr>
          <w:rFonts w:ascii="Arial" w:hAnsi="Arial" w:cs="Arial"/>
          <w:rPrChange w:id="91" w:author="Shiva Mishra" w:date="2026-04-14T11:26:00Z" w16du:dateUtc="2026-04-14T01:26:00Z">
            <w:rPr>
              <w:rFonts w:ascii="Arial" w:hAnsi="Arial" w:cs="Arial"/>
              <w:sz w:val="24"/>
              <w:szCs w:val="24"/>
            </w:rPr>
          </w:rPrChange>
        </w:rPr>
        <w:t>Further</w:t>
      </w:r>
      <w:ins w:id="92" w:author="Shiva Mishra" w:date="2026-04-14T11:23:00Z" w16du:dateUtc="2026-04-14T01:23:00Z">
        <w:r w:rsidR="00314AEC" w:rsidRPr="00391E62">
          <w:rPr>
            <w:rFonts w:ascii="Arial" w:hAnsi="Arial" w:cs="Arial"/>
            <w:rPrChange w:id="93" w:author="Shiva Mishra" w:date="2026-04-14T11:26:00Z" w16du:dateUtc="2026-04-14T01:26:00Z">
              <w:rPr>
                <w:rFonts w:ascii="Arial" w:hAnsi="Arial" w:cs="Arial"/>
                <w:sz w:val="24"/>
                <w:szCs w:val="24"/>
              </w:rPr>
            </w:rPrChange>
          </w:rPr>
          <w:t xml:space="preserve"> expanding on this evidence base and</w:t>
        </w:r>
      </w:ins>
      <w:del w:id="94" w:author="Shiva Mishra" w:date="2026-04-14T11:23:00Z" w16du:dateUtc="2026-04-14T01:23:00Z">
        <w:r w:rsidR="001110F2" w:rsidRPr="00391E62" w:rsidDel="00314AEC">
          <w:rPr>
            <w:rFonts w:ascii="Arial" w:hAnsi="Arial" w:cs="Arial"/>
            <w:rPrChange w:id="95" w:author="Shiva Mishra" w:date="2026-04-14T11:26:00Z" w16du:dateUtc="2026-04-14T01:26:00Z">
              <w:rPr>
                <w:rFonts w:ascii="Arial" w:hAnsi="Arial" w:cs="Arial"/>
                <w:sz w:val="24"/>
                <w:szCs w:val="24"/>
              </w:rPr>
            </w:rPrChange>
          </w:rPr>
          <w:delText>,</w:delText>
        </w:r>
      </w:del>
      <w:r w:rsidR="001110F2" w:rsidRPr="00391E62">
        <w:rPr>
          <w:rFonts w:ascii="Arial" w:hAnsi="Arial" w:cs="Arial"/>
          <w:rPrChange w:id="96" w:author="Shiva Mishra" w:date="2026-04-14T11:26:00Z" w16du:dateUtc="2026-04-14T01:26:00Z">
            <w:rPr>
              <w:rFonts w:ascii="Arial" w:hAnsi="Arial" w:cs="Arial"/>
              <w:sz w:val="24"/>
              <w:szCs w:val="24"/>
            </w:rPr>
          </w:rPrChange>
        </w:rPr>
        <w:t xml:space="preserve"> using Nepal as</w:t>
      </w:r>
      <w:r w:rsidR="00D44142" w:rsidRPr="00391E62">
        <w:rPr>
          <w:rFonts w:ascii="Arial" w:hAnsi="Arial" w:cs="Arial"/>
          <w:rPrChange w:id="97" w:author="Shiva Mishra" w:date="2026-04-14T11:26:00Z" w16du:dateUtc="2026-04-14T01:26:00Z">
            <w:rPr>
              <w:rFonts w:ascii="Arial" w:hAnsi="Arial" w:cs="Arial"/>
              <w:sz w:val="24"/>
              <w:szCs w:val="24"/>
            </w:rPr>
          </w:rPrChange>
        </w:rPr>
        <w:t xml:space="preserve"> a case study</w:t>
      </w:r>
      <w:r w:rsidR="004A7BEF" w:rsidRPr="00391E62">
        <w:rPr>
          <w:rFonts w:ascii="Arial" w:hAnsi="Arial" w:cs="Arial"/>
          <w:rPrChange w:id="98" w:author="Shiva Mishra" w:date="2026-04-14T11:26:00Z" w16du:dateUtc="2026-04-14T01:26:00Z">
            <w:rPr>
              <w:rFonts w:ascii="Arial" w:hAnsi="Arial" w:cs="Arial"/>
              <w:sz w:val="24"/>
              <w:szCs w:val="24"/>
            </w:rPr>
          </w:rPrChange>
        </w:rPr>
        <w:t>,</w:t>
      </w:r>
      <w:r w:rsidR="002F369F" w:rsidRPr="00391E62">
        <w:rPr>
          <w:rFonts w:ascii="Arial" w:hAnsi="Arial" w:cs="Arial"/>
          <w:rPrChange w:id="99" w:author="Shiva Mishra" w:date="2026-04-14T11:26:00Z" w16du:dateUtc="2026-04-14T01:26:00Z">
            <w:rPr>
              <w:rFonts w:ascii="Arial" w:hAnsi="Arial" w:cs="Arial"/>
              <w:sz w:val="24"/>
              <w:szCs w:val="24"/>
            </w:rPr>
          </w:rPrChange>
        </w:rPr>
        <w:t xml:space="preserve"> </w:t>
      </w:r>
      <w:ins w:id="100" w:author="Shiva Mishra" w:date="2026-04-14T11:25:00Z" w16du:dateUtc="2026-04-14T01:25:00Z">
        <w:r w:rsidR="00413603" w:rsidRPr="00391E62">
          <w:rPr>
            <w:rFonts w:ascii="Arial" w:hAnsi="Arial" w:cs="Arial"/>
            <w:rPrChange w:id="101" w:author="Shiva Mishra" w:date="2026-04-14T11:26:00Z" w16du:dateUtc="2026-04-14T01:26:00Z">
              <w:rPr>
                <w:rFonts w:ascii="Arial" w:hAnsi="Arial" w:cs="Arial"/>
                <w:sz w:val="24"/>
                <w:szCs w:val="24"/>
              </w:rPr>
            </w:rPrChange>
          </w:rPr>
          <w:t xml:space="preserve">we </w:t>
        </w:r>
        <w:r w:rsidR="00391E62" w:rsidRPr="00391E62">
          <w:rPr>
            <w:rFonts w:ascii="Arial" w:hAnsi="Arial" w:cs="Arial"/>
            <w:rPrChange w:id="102" w:author="Shiva Mishra" w:date="2026-04-14T11:26:00Z" w16du:dateUtc="2026-04-14T01:26:00Z">
              <w:rPr>
                <w:rFonts w:ascii="Arial" w:hAnsi="Arial" w:cs="Arial"/>
                <w:sz w:val="24"/>
                <w:szCs w:val="24"/>
              </w:rPr>
            </w:rPrChange>
          </w:rPr>
          <w:t xml:space="preserve">built </w:t>
        </w:r>
        <w:r w:rsidR="00413603" w:rsidRPr="00391E62">
          <w:rPr>
            <w:rFonts w:ascii="Arial" w:hAnsi="Arial" w:cs="Arial"/>
            <w:rPrChange w:id="103" w:author="Shiva Mishra" w:date="2026-04-14T11:26:00Z" w16du:dateUtc="2026-04-14T01:26:00Z">
              <w:rPr>
                <w:rFonts w:ascii="Arial" w:hAnsi="Arial" w:cs="Arial"/>
                <w:sz w:val="24"/>
                <w:szCs w:val="24"/>
              </w:rPr>
            </w:rPrChange>
          </w:rPr>
          <w:t xml:space="preserve">a proportional multistate lifetable model – a population-level Markov state-transition models to simulate </w:t>
        </w:r>
      </w:ins>
      <w:del w:id="104" w:author="Shiva Mishra" w:date="2026-04-14T11:25:00Z" w16du:dateUtc="2026-04-14T01:25:00Z">
        <w:r w:rsidR="00D44142" w:rsidRPr="00391E62" w:rsidDel="00413603">
          <w:rPr>
            <w:rFonts w:ascii="Arial" w:hAnsi="Arial" w:cs="Arial"/>
            <w:rPrChange w:id="105" w:author="Shiva Mishra" w:date="2026-04-14T11:26:00Z" w16du:dateUtc="2026-04-14T01:26:00Z">
              <w:rPr>
                <w:rFonts w:ascii="Arial" w:hAnsi="Arial" w:cs="Arial"/>
                <w:sz w:val="24"/>
                <w:szCs w:val="24"/>
              </w:rPr>
            </w:rPrChange>
          </w:rPr>
          <w:delText>w</w:delText>
        </w:r>
        <w:r w:rsidR="00983A6F" w:rsidRPr="00391E62" w:rsidDel="00413603">
          <w:rPr>
            <w:rFonts w:ascii="Arial" w:hAnsi="Arial" w:cs="Arial"/>
            <w:rPrChange w:id="106" w:author="Shiva Mishra" w:date="2026-04-14T11:26:00Z" w16du:dateUtc="2026-04-14T01:26:00Z">
              <w:rPr>
                <w:rFonts w:ascii="Arial" w:hAnsi="Arial" w:cs="Arial"/>
                <w:sz w:val="24"/>
                <w:szCs w:val="24"/>
              </w:rPr>
            </w:rPrChange>
          </w:rPr>
          <w:delText xml:space="preserve">e </w:delText>
        </w:r>
        <w:r w:rsidR="00E45F6E" w:rsidRPr="00391E62" w:rsidDel="00413603">
          <w:rPr>
            <w:rFonts w:ascii="Arial" w:hAnsi="Arial" w:cs="Arial"/>
            <w:rPrChange w:id="107" w:author="Shiva Mishra" w:date="2026-04-14T11:26:00Z" w16du:dateUtc="2026-04-14T01:26:00Z">
              <w:rPr>
                <w:rFonts w:ascii="Arial" w:hAnsi="Arial" w:cs="Arial"/>
                <w:sz w:val="24"/>
                <w:szCs w:val="24"/>
              </w:rPr>
            </w:rPrChange>
          </w:rPr>
          <w:delText xml:space="preserve">estimated </w:delText>
        </w:r>
      </w:del>
      <w:r w:rsidR="00E45F6E" w:rsidRPr="00391E62">
        <w:rPr>
          <w:rFonts w:ascii="Arial" w:hAnsi="Arial" w:cs="Arial"/>
          <w:rPrChange w:id="108" w:author="Shiva Mishra" w:date="2026-04-14T11:26:00Z" w16du:dateUtc="2026-04-14T01:26:00Z">
            <w:rPr>
              <w:rFonts w:ascii="Arial" w:hAnsi="Arial" w:cs="Arial"/>
              <w:sz w:val="24"/>
              <w:szCs w:val="24"/>
            </w:rPr>
          </w:rPrChange>
        </w:rPr>
        <w:t>health</w:t>
      </w:r>
      <w:r w:rsidR="004F30A4" w:rsidRPr="00391E62">
        <w:rPr>
          <w:rFonts w:ascii="Arial" w:hAnsi="Arial" w:cs="Arial"/>
          <w:rPrChange w:id="109" w:author="Shiva Mishra" w:date="2026-04-14T11:26:00Z" w16du:dateUtc="2026-04-14T01:26:00Z">
            <w:rPr>
              <w:rFonts w:ascii="Arial" w:hAnsi="Arial" w:cs="Arial"/>
              <w:sz w:val="24"/>
              <w:szCs w:val="24"/>
            </w:rPr>
          </w:rPrChange>
        </w:rPr>
        <w:t>-</w:t>
      </w:r>
      <w:r w:rsidR="00E45F6E" w:rsidRPr="00391E62">
        <w:rPr>
          <w:rFonts w:ascii="Arial" w:hAnsi="Arial" w:cs="Arial"/>
          <w:rPrChange w:id="110" w:author="Shiva Mishra" w:date="2026-04-14T11:26:00Z" w16du:dateUtc="2026-04-14T01:26:00Z">
            <w:rPr>
              <w:rFonts w:ascii="Arial" w:hAnsi="Arial" w:cs="Arial"/>
              <w:sz w:val="24"/>
              <w:szCs w:val="24"/>
            </w:rPr>
          </w:rPrChange>
        </w:rPr>
        <w:t>adjusted life years</w:t>
      </w:r>
      <w:r w:rsidR="006F5F53" w:rsidRPr="00391E62">
        <w:rPr>
          <w:rFonts w:ascii="Arial" w:hAnsi="Arial" w:cs="Arial"/>
          <w:rPrChange w:id="111" w:author="Shiva Mishra" w:date="2026-04-14T11:26:00Z" w16du:dateUtc="2026-04-14T01:26:00Z">
            <w:rPr>
              <w:rFonts w:ascii="Arial" w:hAnsi="Arial" w:cs="Arial"/>
              <w:sz w:val="24"/>
              <w:szCs w:val="24"/>
            </w:rPr>
          </w:rPrChange>
        </w:rPr>
        <w:t xml:space="preserve"> (HALYs)</w:t>
      </w:r>
      <w:r w:rsidR="00E45F6E" w:rsidRPr="00391E62">
        <w:rPr>
          <w:rFonts w:ascii="Arial" w:hAnsi="Arial" w:cs="Arial"/>
          <w:rPrChange w:id="112" w:author="Shiva Mishra" w:date="2026-04-14T11:26:00Z" w16du:dateUtc="2026-04-14T01:26:00Z">
            <w:rPr>
              <w:rFonts w:ascii="Arial" w:hAnsi="Arial" w:cs="Arial"/>
              <w:sz w:val="24"/>
              <w:szCs w:val="24"/>
            </w:rPr>
          </w:rPrChange>
        </w:rPr>
        <w:t>, by including five</w:t>
      </w:r>
      <w:r w:rsidR="00FA48A7" w:rsidRPr="00391E62">
        <w:rPr>
          <w:rFonts w:ascii="Arial" w:hAnsi="Arial" w:cs="Arial"/>
          <w:rPrChange w:id="113" w:author="Shiva Mishra" w:date="2026-04-14T11:26:00Z" w16du:dateUtc="2026-04-14T01:26:00Z">
            <w:rPr>
              <w:rFonts w:ascii="Arial" w:hAnsi="Arial" w:cs="Arial"/>
              <w:sz w:val="24"/>
              <w:szCs w:val="24"/>
            </w:rPr>
          </w:rPrChange>
        </w:rPr>
        <w:t xml:space="preserve"> </w:t>
      </w:r>
      <w:r w:rsidR="00983A6F" w:rsidRPr="00391E62">
        <w:rPr>
          <w:rFonts w:ascii="Arial" w:hAnsi="Arial" w:cs="Arial"/>
          <w:rPrChange w:id="114" w:author="Shiva Mishra" w:date="2026-04-14T11:26:00Z" w16du:dateUtc="2026-04-14T01:26:00Z">
            <w:rPr>
              <w:rFonts w:ascii="Arial" w:hAnsi="Arial" w:cs="Arial"/>
              <w:sz w:val="24"/>
              <w:szCs w:val="24"/>
            </w:rPr>
          </w:rPrChange>
        </w:rPr>
        <w:t>BP-associated diseases</w:t>
      </w:r>
      <w:r w:rsidR="00B87E2C" w:rsidRPr="00391E62">
        <w:rPr>
          <w:rFonts w:ascii="Arial" w:hAnsi="Arial" w:cs="Arial"/>
          <w:rPrChange w:id="115" w:author="Shiva Mishra" w:date="2026-04-14T11:26:00Z" w16du:dateUtc="2026-04-14T01:26:00Z">
            <w:rPr>
              <w:rFonts w:ascii="Arial" w:hAnsi="Arial" w:cs="Arial"/>
              <w:sz w:val="24"/>
              <w:szCs w:val="24"/>
            </w:rPr>
          </w:rPrChange>
        </w:rPr>
        <w:t xml:space="preserve"> </w:t>
      </w:r>
      <w:r w:rsidR="00B57641" w:rsidRPr="00391E62">
        <w:rPr>
          <w:rFonts w:ascii="Arial" w:hAnsi="Arial" w:cs="Arial"/>
          <w:rPrChange w:id="116" w:author="Shiva Mishra" w:date="2026-04-14T11:26:00Z" w16du:dateUtc="2026-04-14T01:26:00Z">
            <w:rPr>
              <w:rFonts w:ascii="Arial" w:hAnsi="Arial" w:cs="Arial"/>
              <w:sz w:val="24"/>
              <w:szCs w:val="24"/>
            </w:rPr>
          </w:rPrChange>
        </w:rPr>
        <w:t>over</w:t>
      </w:r>
      <w:r w:rsidR="001C27A1" w:rsidRPr="00391E62">
        <w:rPr>
          <w:rFonts w:ascii="Arial" w:hAnsi="Arial" w:cs="Arial"/>
          <w:rPrChange w:id="117" w:author="Shiva Mishra" w:date="2026-04-14T11:26:00Z" w16du:dateUtc="2026-04-14T01:26:00Z">
            <w:rPr>
              <w:rFonts w:ascii="Arial" w:hAnsi="Arial" w:cs="Arial"/>
              <w:sz w:val="24"/>
              <w:szCs w:val="24"/>
            </w:rPr>
          </w:rPrChange>
        </w:rPr>
        <w:t xml:space="preserve"> 10</w:t>
      </w:r>
      <w:r w:rsidR="00B57641" w:rsidRPr="00391E62">
        <w:rPr>
          <w:rFonts w:ascii="Arial" w:hAnsi="Arial" w:cs="Arial"/>
          <w:rPrChange w:id="118" w:author="Shiva Mishra" w:date="2026-04-14T11:26:00Z" w16du:dateUtc="2026-04-14T01:26:00Z">
            <w:rPr>
              <w:rFonts w:ascii="Arial" w:hAnsi="Arial" w:cs="Arial"/>
              <w:sz w:val="24"/>
              <w:szCs w:val="24"/>
            </w:rPr>
          </w:rPrChange>
        </w:rPr>
        <w:t>-year</w:t>
      </w:r>
      <w:r w:rsidR="001C27A1" w:rsidRPr="00391E62">
        <w:rPr>
          <w:rFonts w:ascii="Arial" w:hAnsi="Arial" w:cs="Arial"/>
          <w:rPrChange w:id="119" w:author="Shiva Mishra" w:date="2026-04-14T11:26:00Z" w16du:dateUtc="2026-04-14T01:26:00Z">
            <w:rPr>
              <w:rFonts w:ascii="Arial" w:hAnsi="Arial" w:cs="Arial"/>
              <w:sz w:val="24"/>
              <w:szCs w:val="24"/>
            </w:rPr>
          </w:rPrChange>
        </w:rPr>
        <w:t>, 20</w:t>
      </w:r>
      <w:r w:rsidR="00B57641" w:rsidRPr="00391E62">
        <w:rPr>
          <w:rFonts w:ascii="Arial" w:hAnsi="Arial" w:cs="Arial"/>
          <w:rPrChange w:id="120" w:author="Shiva Mishra" w:date="2026-04-14T11:26:00Z" w16du:dateUtc="2026-04-14T01:26:00Z">
            <w:rPr>
              <w:rFonts w:ascii="Arial" w:hAnsi="Arial" w:cs="Arial"/>
              <w:sz w:val="24"/>
              <w:szCs w:val="24"/>
            </w:rPr>
          </w:rPrChange>
        </w:rPr>
        <w:t>-year</w:t>
      </w:r>
      <w:r w:rsidR="001C27A1" w:rsidRPr="00391E62">
        <w:rPr>
          <w:rFonts w:ascii="Arial" w:hAnsi="Arial" w:cs="Arial"/>
          <w:rPrChange w:id="121" w:author="Shiva Mishra" w:date="2026-04-14T11:26:00Z" w16du:dateUtc="2026-04-14T01:26:00Z">
            <w:rPr>
              <w:rFonts w:ascii="Arial" w:hAnsi="Arial" w:cs="Arial"/>
              <w:sz w:val="24"/>
              <w:szCs w:val="24"/>
            </w:rPr>
          </w:rPrChange>
        </w:rPr>
        <w:t xml:space="preserve"> and lifetime</w:t>
      </w:r>
      <w:r w:rsidR="00B57641" w:rsidRPr="00391E62">
        <w:rPr>
          <w:rFonts w:ascii="Arial" w:hAnsi="Arial" w:cs="Arial"/>
          <w:rPrChange w:id="122" w:author="Shiva Mishra" w:date="2026-04-14T11:26:00Z" w16du:dateUtc="2026-04-14T01:26:00Z">
            <w:rPr>
              <w:rFonts w:ascii="Arial" w:hAnsi="Arial" w:cs="Arial"/>
              <w:sz w:val="24"/>
              <w:szCs w:val="24"/>
            </w:rPr>
          </w:rPrChange>
        </w:rPr>
        <w:t xml:space="preserve"> horizons</w:t>
      </w:r>
      <w:r w:rsidR="00E66D36" w:rsidRPr="00391E62">
        <w:rPr>
          <w:rFonts w:ascii="Arial" w:hAnsi="Arial" w:cs="Arial"/>
          <w:rPrChange w:id="123" w:author="Shiva Mishra" w:date="2026-04-14T11:26:00Z" w16du:dateUtc="2026-04-14T01:26:00Z">
            <w:rPr>
              <w:rFonts w:ascii="Arial" w:hAnsi="Arial" w:cs="Arial"/>
              <w:sz w:val="24"/>
              <w:szCs w:val="24"/>
            </w:rPr>
          </w:rPrChange>
        </w:rPr>
        <w:t xml:space="preserve">, </w:t>
      </w:r>
      <w:r w:rsidR="00B57641" w:rsidRPr="00391E62">
        <w:rPr>
          <w:rFonts w:ascii="Arial" w:hAnsi="Arial" w:cs="Arial"/>
          <w:rPrChange w:id="124" w:author="Shiva Mishra" w:date="2026-04-14T11:26:00Z" w16du:dateUtc="2026-04-14T01:26:00Z">
            <w:rPr>
              <w:rFonts w:ascii="Arial" w:hAnsi="Arial" w:cs="Arial"/>
              <w:sz w:val="24"/>
              <w:szCs w:val="24"/>
            </w:rPr>
          </w:rPrChange>
        </w:rPr>
        <w:t>accounting for</w:t>
      </w:r>
      <w:r w:rsidR="00E66D36" w:rsidRPr="00391E62">
        <w:rPr>
          <w:rFonts w:ascii="Arial" w:hAnsi="Arial" w:cs="Arial"/>
          <w:rPrChange w:id="125" w:author="Shiva Mishra" w:date="2026-04-14T11:26:00Z" w16du:dateUtc="2026-04-14T01:26:00Z">
            <w:rPr>
              <w:rFonts w:ascii="Arial" w:hAnsi="Arial" w:cs="Arial"/>
              <w:sz w:val="24"/>
              <w:szCs w:val="24"/>
            </w:rPr>
          </w:rPrChange>
        </w:rPr>
        <w:t xml:space="preserve"> time lags and competing morbidity and mortality. Results are presented as HALYs gained with 0 and 3% discount</w:t>
      </w:r>
      <w:r w:rsidR="006F5F53" w:rsidRPr="00391E62">
        <w:rPr>
          <w:rFonts w:ascii="Arial" w:hAnsi="Arial" w:cs="Arial"/>
          <w:rPrChange w:id="126" w:author="Shiva Mishra" w:date="2026-04-14T11:26:00Z" w16du:dateUtc="2026-04-14T01:26:00Z">
            <w:rPr>
              <w:rFonts w:ascii="Arial" w:hAnsi="Arial" w:cs="Arial"/>
              <w:sz w:val="24"/>
              <w:szCs w:val="24"/>
            </w:rPr>
          </w:rPrChange>
        </w:rPr>
        <w:t>ing.</w:t>
      </w:r>
      <w:r w:rsidR="00E66D36" w:rsidRPr="00391E62">
        <w:rPr>
          <w:rFonts w:ascii="Arial" w:hAnsi="Arial" w:cs="Arial"/>
          <w:rPrChange w:id="127" w:author="Shiva Mishra" w:date="2026-04-14T11:26:00Z" w16du:dateUtc="2026-04-14T01:26:00Z">
            <w:rPr>
              <w:rFonts w:ascii="Arial" w:hAnsi="Arial" w:cs="Arial"/>
              <w:sz w:val="24"/>
              <w:szCs w:val="24"/>
            </w:rPr>
          </w:rPrChange>
        </w:rPr>
        <w:t xml:space="preserve"> </w:t>
      </w:r>
    </w:p>
    <w:p w14:paraId="0B6BBF20" w14:textId="06F5C875" w:rsidR="006535CD" w:rsidRPr="00391E62" w:rsidRDefault="0092760C">
      <w:pPr>
        <w:spacing w:line="480" w:lineRule="auto"/>
        <w:rPr>
          <w:rFonts w:ascii="Arial" w:hAnsi="Arial" w:cs="Arial"/>
          <w:b/>
          <w:bCs/>
          <w:color w:val="0070C0"/>
          <w:rPrChange w:id="128" w:author="Shiva Mishra" w:date="2026-04-14T11:26:00Z" w16du:dateUtc="2026-04-14T01:26:00Z">
            <w:rPr>
              <w:rFonts w:ascii="Arial" w:hAnsi="Arial" w:cs="Arial"/>
              <w:b/>
              <w:bCs/>
              <w:color w:val="0070C0"/>
              <w:sz w:val="24"/>
              <w:szCs w:val="24"/>
            </w:rPr>
          </w:rPrChange>
        </w:rPr>
        <w:pPrChange w:id="129" w:author="Shiva Mishra" w:date="2026-04-14T11:26:00Z" w16du:dateUtc="2026-04-14T01:26:00Z">
          <w:pPr>
            <w:spacing w:after="0" w:line="480" w:lineRule="auto"/>
          </w:pPr>
        </w:pPrChange>
      </w:pPr>
      <w:r w:rsidRPr="00391E62">
        <w:rPr>
          <w:rFonts w:ascii="Arial" w:hAnsi="Arial" w:cs="Arial"/>
          <w:b/>
          <w:bCs/>
          <w:color w:val="0070C0"/>
          <w:rPrChange w:id="130" w:author="Shiva Mishra" w:date="2026-04-14T11:26:00Z" w16du:dateUtc="2026-04-14T01:26:00Z">
            <w:rPr>
              <w:rFonts w:ascii="Arial" w:hAnsi="Arial" w:cs="Arial"/>
              <w:b/>
              <w:bCs/>
              <w:color w:val="0070C0"/>
              <w:sz w:val="24"/>
              <w:szCs w:val="24"/>
            </w:rPr>
          </w:rPrChange>
        </w:rPr>
        <w:t>RESULTS</w:t>
      </w:r>
      <w:r w:rsidR="00E17339" w:rsidRPr="00391E62">
        <w:rPr>
          <w:rFonts w:ascii="Arial" w:hAnsi="Arial" w:cs="Arial"/>
          <w:b/>
          <w:bCs/>
          <w:color w:val="0070C0"/>
          <w:rPrChange w:id="131" w:author="Shiva Mishra" w:date="2026-04-14T11:26:00Z" w16du:dateUtc="2026-04-14T01:26:00Z">
            <w:rPr>
              <w:rFonts w:ascii="Arial" w:hAnsi="Arial" w:cs="Arial"/>
              <w:b/>
              <w:bCs/>
              <w:color w:val="0070C0"/>
              <w:sz w:val="24"/>
              <w:szCs w:val="24"/>
            </w:rPr>
          </w:rPrChange>
        </w:rPr>
        <w:t xml:space="preserve"> </w:t>
      </w:r>
      <w:ins w:id="132" w:author="Shiva Mishra" w:date="2026-04-14T10:49:00Z" w16du:dateUtc="2026-04-14T00:49:00Z">
        <w:r w:rsidR="0061495E" w:rsidRPr="00391E62">
          <w:rPr>
            <w:rFonts w:ascii="Arial" w:hAnsi="Arial" w:cs="Arial"/>
            <w:rPrChange w:id="133" w:author="Shiva Mishra" w:date="2026-04-14T11:26:00Z" w16du:dateUtc="2026-04-14T01:26:00Z">
              <w:rPr>
                <w:rFonts w:ascii="Arial" w:hAnsi="Arial" w:cs="Arial"/>
                <w:sz w:val="24"/>
                <w:szCs w:val="24"/>
              </w:rPr>
            </w:rPrChange>
          </w:rPr>
          <w:t>Thirty-nine</w:t>
        </w:r>
      </w:ins>
      <w:ins w:id="134" w:author="Shiva Mishra" w:date="2026-04-14T10:46:00Z" w16du:dateUtc="2026-04-14T00:46:00Z">
        <w:r w:rsidR="000269CD" w:rsidRPr="00391E62">
          <w:rPr>
            <w:rFonts w:ascii="Arial" w:hAnsi="Arial" w:cs="Arial"/>
            <w:rPrChange w:id="135" w:author="Shiva Mishra" w:date="2026-04-14T11:26:00Z" w16du:dateUtc="2026-04-14T01:26:00Z">
              <w:rPr>
                <w:rFonts w:ascii="Arial" w:hAnsi="Arial" w:cs="Arial"/>
                <w:sz w:val="24"/>
                <w:szCs w:val="24"/>
              </w:rPr>
            </w:rPrChange>
          </w:rPr>
          <w:t xml:space="preserve"> </w:t>
        </w:r>
      </w:ins>
      <w:ins w:id="136" w:author="Shiva Mishra" w:date="2026-04-14T10:51:00Z" w16du:dateUtc="2026-04-14T00:51:00Z">
        <w:r w:rsidR="00AB56A7" w:rsidRPr="00391E62">
          <w:rPr>
            <w:rFonts w:ascii="Arial" w:hAnsi="Arial" w:cs="Arial"/>
            <w:rPrChange w:id="137" w:author="Shiva Mishra" w:date="2026-04-14T11:26:00Z" w16du:dateUtc="2026-04-14T01:26:00Z">
              <w:rPr>
                <w:rFonts w:ascii="Arial" w:hAnsi="Arial" w:cs="Arial"/>
                <w:sz w:val="24"/>
                <w:szCs w:val="24"/>
              </w:rPr>
            </w:rPrChange>
          </w:rPr>
          <w:t>studies</w:t>
        </w:r>
      </w:ins>
      <w:ins w:id="138" w:author="Shiva Mishra" w:date="2026-04-14T10:46:00Z" w16du:dateUtc="2026-04-14T00:46:00Z">
        <w:r w:rsidR="000269CD" w:rsidRPr="00391E62">
          <w:rPr>
            <w:rFonts w:ascii="Arial" w:hAnsi="Arial" w:cs="Arial"/>
            <w:rPrChange w:id="139" w:author="Shiva Mishra" w:date="2026-04-14T11:26:00Z" w16du:dateUtc="2026-04-14T01:26:00Z">
              <w:rPr>
                <w:rFonts w:ascii="Arial" w:hAnsi="Arial" w:cs="Arial"/>
                <w:sz w:val="24"/>
                <w:szCs w:val="24"/>
              </w:rPr>
            </w:rPrChange>
          </w:rPr>
          <w:t xml:space="preserve"> </w:t>
        </w:r>
      </w:ins>
      <w:ins w:id="140" w:author="Shiva Mishra" w:date="2026-04-14T10:47:00Z" w16du:dateUtc="2026-04-14T00:47:00Z">
        <w:r w:rsidR="00523546" w:rsidRPr="00391E62">
          <w:rPr>
            <w:rFonts w:ascii="Arial" w:hAnsi="Arial" w:cs="Arial"/>
            <w:rPrChange w:id="141" w:author="Shiva Mishra" w:date="2026-04-14T11:26:00Z" w16du:dateUtc="2026-04-14T01:26:00Z">
              <w:rPr>
                <w:rFonts w:ascii="Arial" w:hAnsi="Arial" w:cs="Arial"/>
                <w:sz w:val="24"/>
                <w:szCs w:val="24"/>
              </w:rPr>
            </w:rPrChange>
          </w:rPr>
          <w:t>were included in rapid review</w:t>
        </w:r>
      </w:ins>
      <w:ins w:id="142" w:author="Shiva Mishra" w:date="2026-04-14T10:46:00Z" w16du:dateUtc="2026-04-14T00:46:00Z">
        <w:r w:rsidR="000269CD" w:rsidRPr="00391E62">
          <w:rPr>
            <w:rFonts w:ascii="Arial" w:hAnsi="Arial" w:cs="Arial"/>
            <w:rPrChange w:id="143" w:author="Shiva Mishra" w:date="2026-04-14T11:26:00Z" w16du:dateUtc="2026-04-14T01:26:00Z">
              <w:rPr>
                <w:rFonts w:ascii="Arial" w:hAnsi="Arial" w:cs="Arial"/>
                <w:sz w:val="24"/>
                <w:szCs w:val="24"/>
              </w:rPr>
            </w:rPrChange>
          </w:rPr>
          <w:t xml:space="preserve">, </w:t>
        </w:r>
      </w:ins>
      <w:ins w:id="144" w:author="Shiva Mishra" w:date="2026-04-14T10:54:00Z" w16du:dateUtc="2026-04-14T00:54:00Z">
        <w:r w:rsidR="00D74418" w:rsidRPr="00391E62">
          <w:rPr>
            <w:rFonts w:ascii="Arial" w:hAnsi="Arial" w:cs="Arial"/>
            <w:rPrChange w:id="145" w:author="Shiva Mishra" w:date="2026-04-14T11:26:00Z" w16du:dateUtc="2026-04-14T01:26:00Z">
              <w:rPr>
                <w:rFonts w:ascii="Arial" w:hAnsi="Arial" w:cs="Arial"/>
                <w:sz w:val="24"/>
                <w:szCs w:val="24"/>
              </w:rPr>
            </w:rPrChange>
          </w:rPr>
          <w:t xml:space="preserve">with </w:t>
        </w:r>
      </w:ins>
      <w:ins w:id="146" w:author="Shiva Mishra" w:date="2026-04-14T10:53:00Z" w16du:dateUtc="2026-04-14T00:53:00Z">
        <w:r w:rsidR="00DD592A" w:rsidRPr="00391E62">
          <w:rPr>
            <w:rFonts w:ascii="Arial" w:hAnsi="Arial" w:cs="Arial"/>
            <w:rPrChange w:id="147" w:author="Shiva Mishra" w:date="2026-04-14T11:26:00Z" w16du:dateUtc="2026-04-14T01:26:00Z">
              <w:rPr>
                <w:rFonts w:ascii="Aptos Light" w:hAnsi="Aptos Light"/>
              </w:rPr>
            </w:rPrChange>
          </w:rPr>
          <w:t>Markov state-transition models (n=12, 30.8%), followed by microsimulation (n=11, 28.2%) and hybrid or discrete-event simulation models (n=3, 7.7%)</w:t>
        </w:r>
      </w:ins>
      <w:ins w:id="148" w:author="Shiva Mishra" w:date="2026-04-14T10:54:00Z" w16du:dateUtc="2026-04-14T00:54:00Z">
        <w:r w:rsidR="00D74418" w:rsidRPr="00391E62">
          <w:rPr>
            <w:rFonts w:ascii="Arial" w:hAnsi="Arial" w:cs="Arial"/>
            <w:rPrChange w:id="149" w:author="Shiva Mishra" w:date="2026-04-14T11:26:00Z" w16du:dateUtc="2026-04-14T01:26:00Z">
              <w:rPr>
                <w:rFonts w:ascii="Arial" w:hAnsi="Arial" w:cs="Arial"/>
                <w:sz w:val="24"/>
                <w:szCs w:val="24"/>
              </w:rPr>
            </w:rPrChange>
          </w:rPr>
          <w:t xml:space="preserve"> </w:t>
        </w:r>
      </w:ins>
      <w:ins w:id="150" w:author="Shiva Mishra" w:date="2026-04-14T10:59:00Z" w16du:dateUtc="2026-04-14T00:59:00Z">
        <w:r w:rsidR="00062510" w:rsidRPr="00391E62">
          <w:rPr>
            <w:rFonts w:ascii="Arial" w:hAnsi="Arial" w:cs="Arial"/>
            <w:rPrChange w:id="151" w:author="Shiva Mishra" w:date="2026-04-14T11:26:00Z" w16du:dateUtc="2026-04-14T01:26:00Z">
              <w:rPr>
                <w:rFonts w:ascii="Arial" w:hAnsi="Arial" w:cs="Arial"/>
                <w:sz w:val="24"/>
                <w:szCs w:val="24"/>
              </w:rPr>
            </w:rPrChange>
          </w:rPr>
          <w:t>being</w:t>
        </w:r>
      </w:ins>
      <w:ins w:id="152" w:author="Shiva Mishra" w:date="2026-04-14T10:54:00Z" w16du:dateUtc="2026-04-14T00:54:00Z">
        <w:r w:rsidR="00D74418" w:rsidRPr="00391E62">
          <w:rPr>
            <w:rFonts w:ascii="Arial" w:hAnsi="Arial" w:cs="Arial"/>
            <w:rPrChange w:id="153" w:author="Shiva Mishra" w:date="2026-04-14T11:26:00Z" w16du:dateUtc="2026-04-14T01:26:00Z">
              <w:rPr>
                <w:rFonts w:ascii="Arial" w:hAnsi="Arial" w:cs="Arial"/>
                <w:sz w:val="24"/>
                <w:szCs w:val="24"/>
              </w:rPr>
            </w:rPrChange>
          </w:rPr>
          <w:t xml:space="preserve"> the most common approach to simulate health gains</w:t>
        </w:r>
      </w:ins>
      <w:ins w:id="154" w:author="Shiva Mishra" w:date="2026-04-14T10:46:00Z" w16du:dateUtc="2026-04-14T00:46:00Z">
        <w:r w:rsidR="000269CD" w:rsidRPr="00391E62">
          <w:rPr>
            <w:rFonts w:ascii="Arial" w:hAnsi="Arial" w:cs="Arial"/>
            <w:rPrChange w:id="155" w:author="Shiva Mishra" w:date="2026-04-14T11:26:00Z" w16du:dateUtc="2026-04-14T01:26:00Z">
              <w:rPr>
                <w:rFonts w:ascii="Arial" w:hAnsi="Arial" w:cs="Arial"/>
                <w:sz w:val="24"/>
                <w:szCs w:val="24"/>
              </w:rPr>
            </w:rPrChange>
          </w:rPr>
          <w:t>. Most studies focused on cardiovascular outcomes, quality adjusted life years, and cost-effectiveness. Only a few incorporated socioeconomic inequalities or were conducted in low- and middle-income settings.</w:t>
        </w:r>
      </w:ins>
      <w:ins w:id="156" w:author="Shiva Mishra" w:date="2026-04-14T10:47:00Z" w16du:dateUtc="2026-04-14T00:47:00Z">
        <w:r w:rsidR="00523546" w:rsidRPr="00391E62">
          <w:rPr>
            <w:rFonts w:ascii="Arial" w:hAnsi="Arial" w:cs="Arial"/>
            <w:rPrChange w:id="157" w:author="Shiva Mishra" w:date="2026-04-14T11:26:00Z" w16du:dateUtc="2026-04-14T01:26:00Z">
              <w:rPr>
                <w:rFonts w:ascii="Arial" w:hAnsi="Arial" w:cs="Arial"/>
                <w:sz w:val="24"/>
                <w:szCs w:val="24"/>
              </w:rPr>
            </w:rPrChange>
          </w:rPr>
          <w:t xml:space="preserve"> </w:t>
        </w:r>
      </w:ins>
      <w:ins w:id="158" w:author="Shiva Mishra" w:date="2026-04-14T10:59:00Z" w16du:dateUtc="2026-04-14T00:59:00Z">
        <w:r w:rsidR="00A70131" w:rsidRPr="00391E62">
          <w:rPr>
            <w:rFonts w:ascii="Arial" w:hAnsi="Arial" w:cs="Arial"/>
            <w:rPrChange w:id="159" w:author="Shiva Mishra" w:date="2026-04-14T11:26:00Z" w16du:dateUtc="2026-04-14T01:26:00Z">
              <w:rPr>
                <w:rFonts w:ascii="Arial" w:hAnsi="Arial" w:cs="Arial"/>
                <w:sz w:val="24"/>
                <w:szCs w:val="24"/>
              </w:rPr>
            </w:rPrChange>
          </w:rPr>
          <w:t xml:space="preserve">Building on this evidence base, </w:t>
        </w:r>
      </w:ins>
      <w:ins w:id="160" w:author="Shiva Mishra" w:date="2026-04-14T11:00:00Z" w16du:dateUtc="2026-04-14T01:00:00Z">
        <w:r w:rsidR="00A70131" w:rsidRPr="00391E62">
          <w:rPr>
            <w:rFonts w:ascii="Arial" w:hAnsi="Arial" w:cs="Arial"/>
            <w:rPrChange w:id="161" w:author="Shiva Mishra" w:date="2026-04-14T11:26:00Z" w16du:dateUtc="2026-04-14T01:26:00Z">
              <w:rPr>
                <w:rFonts w:ascii="Arial" w:hAnsi="Arial" w:cs="Arial"/>
                <w:sz w:val="24"/>
                <w:szCs w:val="24"/>
              </w:rPr>
            </w:rPrChange>
          </w:rPr>
          <w:t xml:space="preserve">we </w:t>
        </w:r>
      </w:ins>
      <w:ins w:id="162" w:author="Shiva Mishra" w:date="2026-04-14T10:55:00Z" w16du:dateUtc="2026-04-14T00:55:00Z">
        <w:r w:rsidR="005C0D08" w:rsidRPr="00391E62">
          <w:rPr>
            <w:rFonts w:ascii="Arial" w:hAnsi="Arial" w:cs="Arial"/>
            <w:rPrChange w:id="163" w:author="Shiva Mishra" w:date="2026-04-14T11:26:00Z" w16du:dateUtc="2026-04-14T01:26:00Z">
              <w:rPr>
                <w:rFonts w:ascii="Arial" w:hAnsi="Arial" w:cs="Arial"/>
                <w:sz w:val="24"/>
                <w:szCs w:val="24"/>
              </w:rPr>
            </w:rPrChange>
          </w:rPr>
          <w:t>simulate</w:t>
        </w:r>
      </w:ins>
      <w:ins w:id="164" w:author="Shiva Mishra" w:date="2026-04-14T11:25:00Z" w16du:dateUtc="2026-04-14T01:25:00Z">
        <w:r w:rsidR="00413603" w:rsidRPr="00391E62">
          <w:rPr>
            <w:rFonts w:ascii="Arial" w:hAnsi="Arial" w:cs="Arial"/>
            <w:rPrChange w:id="165" w:author="Shiva Mishra" w:date="2026-04-14T11:26:00Z" w16du:dateUtc="2026-04-14T01:26:00Z">
              <w:rPr>
                <w:rFonts w:ascii="Arial" w:hAnsi="Arial" w:cs="Arial"/>
                <w:sz w:val="24"/>
                <w:szCs w:val="24"/>
              </w:rPr>
            </w:rPrChange>
          </w:rPr>
          <w:t>d</w:t>
        </w:r>
      </w:ins>
      <w:ins w:id="166" w:author="Shiva Mishra" w:date="2026-04-14T10:55:00Z" w16du:dateUtc="2026-04-14T00:55:00Z">
        <w:r w:rsidR="005C0D08" w:rsidRPr="00391E62">
          <w:rPr>
            <w:rFonts w:ascii="Arial" w:hAnsi="Arial" w:cs="Arial"/>
            <w:rPrChange w:id="167" w:author="Shiva Mishra" w:date="2026-04-14T11:26:00Z" w16du:dateUtc="2026-04-14T01:26:00Z">
              <w:rPr>
                <w:rFonts w:ascii="Arial" w:hAnsi="Arial" w:cs="Arial"/>
                <w:sz w:val="24"/>
                <w:szCs w:val="24"/>
              </w:rPr>
            </w:rPrChange>
          </w:rPr>
          <w:t xml:space="preserve"> health gains from</w:t>
        </w:r>
        <w:r w:rsidR="00BD21A5" w:rsidRPr="00391E62">
          <w:rPr>
            <w:rFonts w:ascii="Arial" w:hAnsi="Arial" w:cs="Arial"/>
            <w:rPrChange w:id="168" w:author="Shiva Mishra" w:date="2026-04-14T11:26:00Z" w16du:dateUtc="2026-04-14T01:26:00Z">
              <w:rPr>
                <w:rFonts w:ascii="Arial" w:hAnsi="Arial" w:cs="Arial"/>
                <w:sz w:val="24"/>
                <w:szCs w:val="24"/>
              </w:rPr>
            </w:rPrChange>
          </w:rPr>
          <w:t xml:space="preserve"> </w:t>
        </w:r>
        <w:r w:rsidR="00BD21A5" w:rsidRPr="00391E62">
          <w:rPr>
            <w:rFonts w:ascii="Arial" w:hAnsi="Arial" w:cs="Arial"/>
            <w:rPrChange w:id="169" w:author="Shiva Mishra" w:date="2026-04-14T11:26:00Z" w16du:dateUtc="2026-04-14T01:26:00Z">
              <w:rPr>
                <w:rFonts w:ascii="Arial" w:hAnsi="Arial" w:cs="Arial"/>
                <w:sz w:val="24"/>
                <w:szCs w:val="24"/>
              </w:rPr>
            </w:rPrChange>
          </w:rPr>
          <w:lastRenderedPageBreak/>
          <w:t xml:space="preserve">achieving </w:t>
        </w:r>
      </w:ins>
      <w:del w:id="170" w:author="Shiva Mishra" w:date="2026-04-14T10:47:00Z" w16du:dateUtc="2026-04-14T00:47:00Z">
        <w:r w:rsidR="006535CD" w:rsidRPr="00391E62" w:rsidDel="00E751CD">
          <w:rPr>
            <w:rFonts w:ascii="Arial" w:hAnsi="Arial" w:cs="Arial"/>
            <w:rPrChange w:id="171" w:author="Shiva Mishra" w:date="2026-04-14T11:26:00Z" w16du:dateUtc="2026-04-14T01:26:00Z">
              <w:rPr>
                <w:rFonts w:ascii="Arial" w:hAnsi="Arial" w:cs="Arial"/>
                <w:sz w:val="24"/>
                <w:szCs w:val="24"/>
              </w:rPr>
            </w:rPrChange>
          </w:rPr>
          <w:delText xml:space="preserve">Achieving </w:delText>
        </w:r>
      </w:del>
      <w:r w:rsidR="006535CD" w:rsidRPr="00391E62">
        <w:rPr>
          <w:rFonts w:ascii="Arial" w:hAnsi="Arial" w:cs="Arial"/>
          <w:rPrChange w:id="172" w:author="Shiva Mishra" w:date="2026-04-14T11:26:00Z" w16du:dateUtc="2026-04-14T01:26:00Z">
            <w:rPr>
              <w:rFonts w:ascii="Arial" w:hAnsi="Arial" w:cs="Arial"/>
              <w:sz w:val="24"/>
              <w:szCs w:val="24"/>
            </w:rPr>
          </w:rPrChange>
        </w:rPr>
        <w:t xml:space="preserve">optimal BP control in </w:t>
      </w:r>
      <w:ins w:id="173" w:author="Shiva Mishra" w:date="2026-04-14T10:47:00Z" w16du:dateUtc="2026-04-14T00:47:00Z">
        <w:r w:rsidR="00E751CD" w:rsidRPr="00391E62">
          <w:rPr>
            <w:rFonts w:ascii="Arial" w:hAnsi="Arial" w:cs="Arial"/>
            <w:rPrChange w:id="174" w:author="Shiva Mishra" w:date="2026-04-14T11:26:00Z" w16du:dateUtc="2026-04-14T01:26:00Z">
              <w:rPr>
                <w:rFonts w:ascii="Arial" w:hAnsi="Arial" w:cs="Arial"/>
                <w:sz w:val="24"/>
                <w:szCs w:val="24"/>
              </w:rPr>
            </w:rPrChange>
          </w:rPr>
          <w:t>low-middle</w:t>
        </w:r>
      </w:ins>
      <w:ins w:id="175" w:author="Shiva Mishra" w:date="2026-04-14T10:48:00Z" w16du:dateUtc="2026-04-14T00:48:00Z">
        <w:r w:rsidR="00E751CD" w:rsidRPr="00391E62">
          <w:rPr>
            <w:rFonts w:ascii="Arial" w:hAnsi="Arial" w:cs="Arial"/>
            <w:rPrChange w:id="176" w:author="Shiva Mishra" w:date="2026-04-14T11:26:00Z" w16du:dateUtc="2026-04-14T01:26:00Z">
              <w:rPr>
                <w:rFonts w:ascii="Arial" w:hAnsi="Arial" w:cs="Arial"/>
                <w:sz w:val="24"/>
                <w:szCs w:val="24"/>
              </w:rPr>
            </w:rPrChange>
          </w:rPr>
          <w:t>-income country</w:t>
        </w:r>
      </w:ins>
      <w:ins w:id="177" w:author="Shiva Mishra" w:date="2026-04-14T10:56:00Z" w16du:dateUtc="2026-04-14T00:56:00Z">
        <w:r w:rsidR="002727B0" w:rsidRPr="00391E62">
          <w:rPr>
            <w:rFonts w:ascii="Arial" w:hAnsi="Arial" w:cs="Arial"/>
            <w:rPrChange w:id="178" w:author="Shiva Mishra" w:date="2026-04-14T11:26:00Z" w16du:dateUtc="2026-04-14T01:26:00Z">
              <w:rPr>
                <w:rFonts w:ascii="Arial" w:hAnsi="Arial" w:cs="Arial"/>
                <w:sz w:val="24"/>
                <w:szCs w:val="24"/>
              </w:rPr>
            </w:rPrChange>
          </w:rPr>
          <w:t xml:space="preserve">, </w:t>
        </w:r>
      </w:ins>
      <w:r w:rsidR="006535CD" w:rsidRPr="00391E62">
        <w:rPr>
          <w:rFonts w:ascii="Arial" w:hAnsi="Arial" w:cs="Arial"/>
          <w:rPrChange w:id="179" w:author="Shiva Mishra" w:date="2026-04-14T11:26:00Z" w16du:dateUtc="2026-04-14T01:26:00Z">
            <w:rPr>
              <w:rFonts w:ascii="Arial" w:hAnsi="Arial" w:cs="Arial"/>
              <w:sz w:val="24"/>
              <w:szCs w:val="24"/>
            </w:rPr>
          </w:rPrChange>
        </w:rPr>
        <w:t>Nepal</w:t>
      </w:r>
      <w:ins w:id="180" w:author="Shiva Mishra" w:date="2026-04-14T10:55:00Z" w16du:dateUtc="2026-04-14T00:55:00Z">
        <w:r w:rsidR="00BD21A5" w:rsidRPr="00391E62">
          <w:rPr>
            <w:rFonts w:ascii="Arial" w:hAnsi="Arial" w:cs="Arial"/>
            <w:rPrChange w:id="181" w:author="Shiva Mishra" w:date="2026-04-14T11:26:00Z" w16du:dateUtc="2026-04-14T01:26:00Z">
              <w:rPr>
                <w:rFonts w:ascii="Arial" w:hAnsi="Arial" w:cs="Arial"/>
                <w:sz w:val="24"/>
                <w:szCs w:val="24"/>
              </w:rPr>
            </w:rPrChange>
          </w:rPr>
          <w:t xml:space="preserve">. </w:t>
        </w:r>
      </w:ins>
      <w:ins w:id="182" w:author="Shiva Mishra" w:date="2026-04-14T10:56:00Z" w16du:dateUtc="2026-04-14T00:56:00Z">
        <w:r w:rsidR="002727B0" w:rsidRPr="00391E62">
          <w:rPr>
            <w:rFonts w:ascii="Arial" w:hAnsi="Arial" w:cs="Arial"/>
            <w:rPrChange w:id="183" w:author="Shiva Mishra" w:date="2026-04-14T11:26:00Z" w16du:dateUtc="2026-04-14T01:26:00Z">
              <w:rPr>
                <w:rFonts w:ascii="Arial" w:hAnsi="Arial" w:cs="Arial"/>
                <w:sz w:val="24"/>
                <w:szCs w:val="24"/>
              </w:rPr>
            </w:rPrChange>
          </w:rPr>
          <w:t>We</w:t>
        </w:r>
        <w:r w:rsidR="00BD21A5" w:rsidRPr="00391E62">
          <w:rPr>
            <w:rFonts w:ascii="Arial" w:hAnsi="Arial" w:cs="Arial"/>
            <w:rPrChange w:id="184" w:author="Shiva Mishra" w:date="2026-04-14T11:26:00Z" w16du:dateUtc="2026-04-14T01:26:00Z">
              <w:rPr>
                <w:rFonts w:ascii="Arial" w:hAnsi="Arial" w:cs="Arial"/>
                <w:sz w:val="24"/>
                <w:szCs w:val="24"/>
              </w:rPr>
            </w:rPrChange>
          </w:rPr>
          <w:t xml:space="preserve"> found</w:t>
        </w:r>
      </w:ins>
      <w:r w:rsidR="006535CD" w:rsidRPr="00391E62">
        <w:rPr>
          <w:rFonts w:ascii="Arial" w:hAnsi="Arial" w:cs="Arial"/>
          <w:rPrChange w:id="185" w:author="Shiva Mishra" w:date="2026-04-14T11:26:00Z" w16du:dateUtc="2026-04-14T01:26:00Z">
            <w:rPr>
              <w:rFonts w:ascii="Arial" w:hAnsi="Arial" w:cs="Arial"/>
              <w:sz w:val="24"/>
              <w:szCs w:val="24"/>
            </w:rPr>
          </w:rPrChange>
        </w:rPr>
        <w:t xml:space="preserve"> </w:t>
      </w:r>
      <w:del w:id="186" w:author="Shiva Mishra" w:date="2026-04-14T10:56:00Z" w16du:dateUtc="2026-04-14T00:56:00Z">
        <w:r w:rsidR="006535CD" w:rsidRPr="00391E62" w:rsidDel="00BD21A5">
          <w:rPr>
            <w:rFonts w:ascii="Arial" w:hAnsi="Arial" w:cs="Arial"/>
            <w:rPrChange w:id="187" w:author="Shiva Mishra" w:date="2026-04-14T11:26:00Z" w16du:dateUtc="2026-04-14T01:26:00Z">
              <w:rPr>
                <w:rFonts w:ascii="Arial" w:hAnsi="Arial" w:cs="Arial"/>
                <w:sz w:val="24"/>
                <w:szCs w:val="24"/>
              </w:rPr>
            </w:rPrChange>
          </w:rPr>
          <w:delText xml:space="preserve">produced </w:delText>
        </w:r>
      </w:del>
      <w:r w:rsidR="006535CD" w:rsidRPr="00391E62">
        <w:rPr>
          <w:rFonts w:ascii="Arial" w:hAnsi="Arial" w:cs="Arial"/>
          <w:rPrChange w:id="188" w:author="Shiva Mishra" w:date="2026-04-14T11:26:00Z" w16du:dateUtc="2026-04-14T01:26:00Z">
            <w:rPr>
              <w:rFonts w:ascii="Arial" w:hAnsi="Arial" w:cs="Arial"/>
              <w:sz w:val="24"/>
              <w:szCs w:val="24"/>
            </w:rPr>
          </w:rPrChange>
        </w:rPr>
        <w:t>substantial population health gains</w:t>
      </w:r>
      <w:ins w:id="189" w:author="Shiva Mishra" w:date="2026-04-14T10:57:00Z" w16du:dateUtc="2026-04-14T00:57:00Z">
        <w:r w:rsidR="008B1EB3" w:rsidRPr="00391E62">
          <w:rPr>
            <w:rFonts w:ascii="Arial" w:hAnsi="Arial" w:cs="Arial"/>
            <w:rPrChange w:id="190" w:author="Shiva Mishra" w:date="2026-04-14T11:26:00Z" w16du:dateUtc="2026-04-14T01:26:00Z">
              <w:rPr>
                <w:rFonts w:ascii="Arial" w:hAnsi="Arial" w:cs="Arial"/>
                <w:sz w:val="24"/>
                <w:szCs w:val="24"/>
              </w:rPr>
            </w:rPrChange>
          </w:rPr>
          <w:t xml:space="preserve"> w</w:t>
        </w:r>
      </w:ins>
      <w:ins w:id="191" w:author="Shiva Mishra" w:date="2026-04-14T10:58:00Z" w16du:dateUtc="2026-04-14T00:58:00Z">
        <w:r w:rsidR="008B1EB3" w:rsidRPr="00391E62">
          <w:rPr>
            <w:rFonts w:ascii="Arial" w:hAnsi="Arial" w:cs="Arial"/>
            <w:rPrChange w:id="192" w:author="Shiva Mishra" w:date="2026-04-14T11:26:00Z" w16du:dateUtc="2026-04-14T01:26:00Z">
              <w:rPr>
                <w:rFonts w:ascii="Arial" w:hAnsi="Arial" w:cs="Arial"/>
                <w:sz w:val="24"/>
                <w:szCs w:val="24"/>
              </w:rPr>
            </w:rPrChange>
          </w:rPr>
          <w:t>ill be achieved under three treatment targets. U</w:t>
        </w:r>
      </w:ins>
      <w:ins w:id="193" w:author="Shiva Mishra" w:date="2026-04-14T10:56:00Z" w16du:dateUtc="2026-04-14T00:56:00Z">
        <w:r w:rsidR="009F645A" w:rsidRPr="00391E62">
          <w:rPr>
            <w:rFonts w:ascii="Arial" w:hAnsi="Arial" w:cs="Arial"/>
            <w:rPrChange w:id="194" w:author="Shiva Mishra" w:date="2026-04-14T11:26:00Z" w16du:dateUtc="2026-04-14T01:26:00Z">
              <w:rPr>
                <w:rFonts w:ascii="Arial" w:hAnsi="Arial" w:cs="Arial"/>
                <w:sz w:val="24"/>
                <w:szCs w:val="24"/>
              </w:rPr>
            </w:rPrChange>
          </w:rPr>
          <w:t xml:space="preserve"> u</w:t>
        </w:r>
      </w:ins>
      <w:del w:id="195" w:author="Shiva Mishra" w:date="2026-04-14T10:56:00Z" w16du:dateUtc="2026-04-14T00:56:00Z">
        <w:r w:rsidR="006535CD" w:rsidRPr="00391E62" w:rsidDel="009F645A">
          <w:rPr>
            <w:rFonts w:ascii="Arial" w:hAnsi="Arial" w:cs="Arial"/>
            <w:rPrChange w:id="196" w:author="Shiva Mishra" w:date="2026-04-14T11:26:00Z" w16du:dateUtc="2026-04-14T01:26:00Z">
              <w:rPr>
                <w:rFonts w:ascii="Arial" w:hAnsi="Arial" w:cs="Arial"/>
                <w:sz w:val="24"/>
                <w:szCs w:val="24"/>
              </w:rPr>
            </w:rPrChange>
          </w:rPr>
          <w:delText>. U</w:delText>
        </w:r>
      </w:del>
      <w:r w:rsidR="006535CD" w:rsidRPr="00391E62">
        <w:rPr>
          <w:rFonts w:ascii="Arial" w:hAnsi="Arial" w:cs="Arial"/>
          <w:rPrChange w:id="197" w:author="Shiva Mishra" w:date="2026-04-14T11:26:00Z" w16du:dateUtc="2026-04-14T01:26:00Z">
            <w:rPr>
              <w:rFonts w:ascii="Arial" w:hAnsi="Arial" w:cs="Arial"/>
              <w:sz w:val="24"/>
              <w:szCs w:val="24"/>
            </w:rPr>
          </w:rPrChange>
        </w:rPr>
        <w:t>nder the scenario of achieving SBP &lt;140 mmHg among individuals with diagnosed hypertension, the model projected 1.4 million HALYs gained over 20 years and 27.8 million HALYs over the lifetime (undiscounted); corresponding discounted gains were 1.0 million and 6.8 million HALYs, respectively. Per-capita gains were 51.0 HALYs per 1000 population over 20 years and 1005.8 per 1000 over the lifetime. Health gains were higher among males than females (61.1 vs 41.8 HALYs per 1000 over 20 years). Sensitivity analyses indicated larger benefits with more intensive control: achieving SBP &lt;130 mmHg generated 1.9 million HALYs over 20 years and 38.5 million over the lifetime (undiscounted). Achieving SBP &lt;120 mmHg generated 2.4 million HALYs over 20 years and 50.1 million over the lifetime (undiscounted). These findings suggest substantial health gains from scaling up hypertension control in Nepal.</w:t>
      </w:r>
    </w:p>
    <w:p w14:paraId="36A05A11" w14:textId="5C2C093E" w:rsidR="00E66D36" w:rsidRPr="00391E62" w:rsidRDefault="0092760C" w:rsidP="00391E62">
      <w:pPr>
        <w:spacing w:after="0" w:line="480" w:lineRule="auto"/>
        <w:rPr>
          <w:rFonts w:ascii="Arial" w:hAnsi="Arial" w:cs="Arial"/>
          <w:b/>
          <w:bCs/>
          <w:color w:val="0070C0"/>
          <w:rPrChange w:id="198" w:author="Shiva Mishra" w:date="2026-04-14T11:26:00Z" w16du:dateUtc="2026-04-14T01:26:00Z">
            <w:rPr>
              <w:rFonts w:ascii="Arial" w:hAnsi="Arial" w:cs="Arial"/>
              <w:b/>
              <w:bCs/>
              <w:color w:val="0070C0"/>
              <w:sz w:val="24"/>
              <w:szCs w:val="24"/>
            </w:rPr>
          </w:rPrChange>
        </w:rPr>
      </w:pPr>
      <w:r w:rsidRPr="00391E62">
        <w:rPr>
          <w:rFonts w:ascii="Arial" w:hAnsi="Arial" w:cs="Arial"/>
          <w:b/>
          <w:bCs/>
          <w:color w:val="0070C0"/>
          <w:rPrChange w:id="199" w:author="Shiva Mishra" w:date="2026-04-14T11:26:00Z" w16du:dateUtc="2026-04-14T01:26:00Z">
            <w:rPr>
              <w:rFonts w:ascii="Arial" w:hAnsi="Arial" w:cs="Arial"/>
              <w:b/>
              <w:bCs/>
              <w:color w:val="0070C0"/>
              <w:sz w:val="24"/>
              <w:szCs w:val="24"/>
            </w:rPr>
          </w:rPrChange>
        </w:rPr>
        <w:t>CONCLUSION</w:t>
      </w:r>
      <w:r w:rsidR="00E17339" w:rsidRPr="00391E62">
        <w:rPr>
          <w:rFonts w:ascii="Arial" w:hAnsi="Arial" w:cs="Arial"/>
          <w:b/>
          <w:bCs/>
          <w:color w:val="0070C0"/>
          <w:rPrChange w:id="200" w:author="Shiva Mishra" w:date="2026-04-14T11:26:00Z" w16du:dateUtc="2026-04-14T01:26:00Z">
            <w:rPr>
              <w:rFonts w:ascii="Arial" w:hAnsi="Arial" w:cs="Arial"/>
              <w:b/>
              <w:bCs/>
              <w:color w:val="0070C0"/>
              <w:sz w:val="24"/>
              <w:szCs w:val="24"/>
            </w:rPr>
          </w:rPrChange>
        </w:rPr>
        <w:t xml:space="preserve"> </w:t>
      </w:r>
      <w:r w:rsidR="00E66D36" w:rsidRPr="00391E62">
        <w:rPr>
          <w:rFonts w:ascii="Arial" w:hAnsi="Arial" w:cs="Arial"/>
          <w:rPrChange w:id="201" w:author="Shiva Mishra" w:date="2026-04-14T11:26:00Z" w16du:dateUtc="2026-04-14T01:26:00Z">
            <w:rPr>
              <w:rFonts w:ascii="Arial" w:hAnsi="Arial" w:cs="Arial"/>
              <w:sz w:val="24"/>
              <w:szCs w:val="24"/>
            </w:rPr>
          </w:rPrChange>
        </w:rPr>
        <w:t xml:space="preserve">We found </w:t>
      </w:r>
      <w:r w:rsidR="00AA3831" w:rsidRPr="00391E62">
        <w:rPr>
          <w:rFonts w:ascii="Arial" w:hAnsi="Arial" w:cs="Arial"/>
          <w:rPrChange w:id="202" w:author="Shiva Mishra" w:date="2026-04-14T11:26:00Z" w16du:dateUtc="2026-04-14T01:26:00Z">
            <w:rPr>
              <w:rFonts w:ascii="Arial" w:hAnsi="Arial" w:cs="Arial"/>
              <w:sz w:val="24"/>
              <w:szCs w:val="24"/>
            </w:rPr>
          </w:rPrChange>
        </w:rPr>
        <w:t xml:space="preserve">that achieving optimal </w:t>
      </w:r>
      <w:r w:rsidR="004A7BEF" w:rsidRPr="00391E62">
        <w:rPr>
          <w:rFonts w:ascii="Arial" w:hAnsi="Arial" w:cs="Arial"/>
          <w:rPrChange w:id="203" w:author="Shiva Mishra" w:date="2026-04-14T11:26:00Z" w16du:dateUtc="2026-04-14T01:26:00Z">
            <w:rPr>
              <w:rFonts w:ascii="Arial" w:hAnsi="Arial" w:cs="Arial"/>
              <w:sz w:val="24"/>
              <w:szCs w:val="24"/>
            </w:rPr>
          </w:rPrChange>
        </w:rPr>
        <w:t>BP</w:t>
      </w:r>
      <w:r w:rsidR="00AA3831" w:rsidRPr="00391E62">
        <w:rPr>
          <w:rFonts w:ascii="Arial" w:hAnsi="Arial" w:cs="Arial"/>
          <w:rPrChange w:id="204" w:author="Shiva Mishra" w:date="2026-04-14T11:26:00Z" w16du:dateUtc="2026-04-14T01:26:00Z">
            <w:rPr>
              <w:rFonts w:ascii="Arial" w:hAnsi="Arial" w:cs="Arial"/>
              <w:sz w:val="24"/>
              <w:szCs w:val="24"/>
            </w:rPr>
          </w:rPrChange>
        </w:rPr>
        <w:t xml:space="preserve"> control could generate substantial population health gains, providing a quantitative basis for prioritising </w:t>
      </w:r>
      <w:r w:rsidR="004A7BEF" w:rsidRPr="00391E62">
        <w:rPr>
          <w:rFonts w:ascii="Arial" w:hAnsi="Arial" w:cs="Arial"/>
          <w:rPrChange w:id="205" w:author="Shiva Mishra" w:date="2026-04-14T11:26:00Z" w16du:dateUtc="2026-04-14T01:26:00Z">
            <w:rPr>
              <w:rFonts w:ascii="Arial" w:hAnsi="Arial" w:cs="Arial"/>
              <w:sz w:val="24"/>
              <w:szCs w:val="24"/>
            </w:rPr>
          </w:rPrChange>
        </w:rPr>
        <w:t xml:space="preserve">the </w:t>
      </w:r>
      <w:r w:rsidR="00AA3831" w:rsidRPr="00391E62">
        <w:rPr>
          <w:rFonts w:ascii="Arial" w:hAnsi="Arial" w:cs="Arial"/>
          <w:rPrChange w:id="206" w:author="Shiva Mishra" w:date="2026-04-14T11:26:00Z" w16du:dateUtc="2026-04-14T01:26:00Z">
            <w:rPr>
              <w:rFonts w:ascii="Arial" w:hAnsi="Arial" w:cs="Arial"/>
              <w:sz w:val="24"/>
              <w:szCs w:val="24"/>
            </w:rPr>
          </w:rPrChange>
        </w:rPr>
        <w:t xml:space="preserve">hypertension </w:t>
      </w:r>
      <w:r w:rsidR="004A7BEF" w:rsidRPr="00391E62">
        <w:rPr>
          <w:rFonts w:ascii="Arial" w:hAnsi="Arial" w:cs="Arial"/>
          <w:rPrChange w:id="207" w:author="Shiva Mishra" w:date="2026-04-14T11:26:00Z" w16du:dateUtc="2026-04-14T01:26:00Z">
            <w:rPr>
              <w:rFonts w:ascii="Arial" w:hAnsi="Arial" w:cs="Arial"/>
              <w:sz w:val="24"/>
              <w:szCs w:val="24"/>
            </w:rPr>
          </w:rPrChange>
        </w:rPr>
        <w:t xml:space="preserve">program </w:t>
      </w:r>
      <w:r w:rsidR="00AA3831" w:rsidRPr="00391E62">
        <w:rPr>
          <w:rFonts w:ascii="Arial" w:hAnsi="Arial" w:cs="Arial"/>
          <w:rPrChange w:id="208" w:author="Shiva Mishra" w:date="2026-04-14T11:26:00Z" w16du:dateUtc="2026-04-14T01:26:00Z">
            <w:rPr>
              <w:rFonts w:ascii="Arial" w:hAnsi="Arial" w:cs="Arial"/>
              <w:sz w:val="24"/>
              <w:szCs w:val="24"/>
            </w:rPr>
          </w:rPrChange>
        </w:rPr>
        <w:t xml:space="preserve">within Nepal's </w:t>
      </w:r>
      <w:r w:rsidR="004A7BEF" w:rsidRPr="00391E62">
        <w:rPr>
          <w:rFonts w:ascii="Arial" w:hAnsi="Arial" w:cs="Arial"/>
          <w:rPrChange w:id="209" w:author="Shiva Mishra" w:date="2026-04-14T11:26:00Z" w16du:dateUtc="2026-04-14T01:26:00Z">
            <w:rPr>
              <w:rFonts w:ascii="Arial" w:hAnsi="Arial" w:cs="Arial"/>
              <w:sz w:val="24"/>
              <w:szCs w:val="24"/>
            </w:rPr>
          </w:rPrChange>
        </w:rPr>
        <w:t>non-communicable disease (</w:t>
      </w:r>
      <w:r w:rsidR="00AA3831" w:rsidRPr="00391E62">
        <w:rPr>
          <w:rFonts w:ascii="Arial" w:hAnsi="Arial" w:cs="Arial"/>
          <w:rPrChange w:id="210" w:author="Shiva Mishra" w:date="2026-04-14T11:26:00Z" w16du:dateUtc="2026-04-14T01:26:00Z">
            <w:rPr>
              <w:rFonts w:ascii="Arial" w:hAnsi="Arial" w:cs="Arial"/>
              <w:sz w:val="24"/>
              <w:szCs w:val="24"/>
            </w:rPr>
          </w:rPrChange>
        </w:rPr>
        <w:t>NCD</w:t>
      </w:r>
      <w:r w:rsidR="004A7BEF" w:rsidRPr="00391E62">
        <w:rPr>
          <w:rFonts w:ascii="Arial" w:hAnsi="Arial" w:cs="Arial"/>
          <w:rPrChange w:id="211" w:author="Shiva Mishra" w:date="2026-04-14T11:26:00Z" w16du:dateUtc="2026-04-14T01:26:00Z">
            <w:rPr>
              <w:rFonts w:ascii="Arial" w:hAnsi="Arial" w:cs="Arial"/>
              <w:sz w:val="24"/>
              <w:szCs w:val="24"/>
            </w:rPr>
          </w:rPrChange>
        </w:rPr>
        <w:t>)</w:t>
      </w:r>
      <w:r w:rsidR="00AA3831" w:rsidRPr="00391E62">
        <w:rPr>
          <w:rFonts w:ascii="Arial" w:hAnsi="Arial" w:cs="Arial"/>
          <w:rPrChange w:id="212" w:author="Shiva Mishra" w:date="2026-04-14T11:26:00Z" w16du:dateUtc="2026-04-14T01:26:00Z">
            <w:rPr>
              <w:rFonts w:ascii="Arial" w:hAnsi="Arial" w:cs="Arial"/>
              <w:sz w:val="24"/>
              <w:szCs w:val="24"/>
            </w:rPr>
          </w:rPrChange>
        </w:rPr>
        <w:t xml:space="preserve"> agenda. As countries scale up the </w:t>
      </w:r>
      <w:r w:rsidR="004A7BEF" w:rsidRPr="00391E62">
        <w:rPr>
          <w:rFonts w:ascii="Arial" w:hAnsi="Arial" w:cs="Arial"/>
          <w:rPrChange w:id="213" w:author="Shiva Mishra" w:date="2026-04-14T11:26:00Z" w16du:dateUtc="2026-04-14T01:26:00Z">
            <w:rPr>
              <w:rFonts w:ascii="Arial" w:hAnsi="Arial" w:cs="Arial"/>
              <w:sz w:val="24"/>
              <w:szCs w:val="24"/>
            </w:rPr>
          </w:rPrChange>
        </w:rPr>
        <w:t>World Health Organization (</w:t>
      </w:r>
      <w:r w:rsidR="00AA3831" w:rsidRPr="00391E62">
        <w:rPr>
          <w:rFonts w:ascii="Arial" w:hAnsi="Arial" w:cs="Arial"/>
          <w:rPrChange w:id="214" w:author="Shiva Mishra" w:date="2026-04-14T11:26:00Z" w16du:dateUtc="2026-04-14T01:26:00Z">
            <w:rPr>
              <w:rFonts w:ascii="Arial" w:hAnsi="Arial" w:cs="Arial"/>
              <w:sz w:val="24"/>
              <w:szCs w:val="24"/>
            </w:rPr>
          </w:rPrChange>
        </w:rPr>
        <w:t>WHO</w:t>
      </w:r>
      <w:r w:rsidR="004A7BEF" w:rsidRPr="00391E62">
        <w:rPr>
          <w:rFonts w:ascii="Arial" w:hAnsi="Arial" w:cs="Arial"/>
          <w:rPrChange w:id="215" w:author="Shiva Mishra" w:date="2026-04-14T11:26:00Z" w16du:dateUtc="2026-04-14T01:26:00Z">
            <w:rPr>
              <w:rFonts w:ascii="Arial" w:hAnsi="Arial" w:cs="Arial"/>
              <w:sz w:val="24"/>
              <w:szCs w:val="24"/>
            </w:rPr>
          </w:rPrChange>
        </w:rPr>
        <w:t>)</w:t>
      </w:r>
      <w:r w:rsidR="00AA3831" w:rsidRPr="00391E62">
        <w:rPr>
          <w:rFonts w:ascii="Arial" w:hAnsi="Arial" w:cs="Arial"/>
          <w:rPrChange w:id="216" w:author="Shiva Mishra" w:date="2026-04-14T11:26:00Z" w16du:dateUtc="2026-04-14T01:26:00Z">
            <w:rPr>
              <w:rFonts w:ascii="Arial" w:hAnsi="Arial" w:cs="Arial"/>
              <w:sz w:val="24"/>
              <w:szCs w:val="24"/>
            </w:rPr>
          </w:rPrChange>
        </w:rPr>
        <w:t xml:space="preserve"> HEARTS package and work toward the </w:t>
      </w:r>
      <w:r w:rsidR="004A7BEF" w:rsidRPr="00391E62">
        <w:rPr>
          <w:rFonts w:ascii="Arial" w:hAnsi="Arial" w:cs="Arial"/>
          <w:rPrChange w:id="217" w:author="Shiva Mishra" w:date="2026-04-14T11:26:00Z" w16du:dateUtc="2026-04-14T01:26:00Z">
            <w:rPr>
              <w:rFonts w:ascii="Arial" w:hAnsi="Arial" w:cs="Arial"/>
              <w:sz w:val="24"/>
              <w:szCs w:val="24"/>
            </w:rPr>
          </w:rPrChange>
        </w:rPr>
        <w:t>global BP targets (i.e., 80% diagnosed, 80% treated, 80% controlled</w:t>
      </w:r>
      <w:r w:rsidR="00AA3831" w:rsidRPr="00391E62">
        <w:rPr>
          <w:rFonts w:ascii="Arial" w:hAnsi="Arial" w:cs="Arial"/>
          <w:rPrChange w:id="218" w:author="Shiva Mishra" w:date="2026-04-14T11:26:00Z" w16du:dateUtc="2026-04-14T01:26:00Z">
            <w:rPr>
              <w:rFonts w:ascii="Arial" w:hAnsi="Arial" w:cs="Arial"/>
              <w:sz w:val="24"/>
              <w:szCs w:val="24"/>
            </w:rPr>
          </w:rPrChange>
        </w:rPr>
        <w:t>target</w:t>
      </w:r>
      <w:r w:rsidR="004A7BEF" w:rsidRPr="00391E62">
        <w:rPr>
          <w:rFonts w:ascii="Arial" w:hAnsi="Arial" w:cs="Arial"/>
          <w:rPrChange w:id="219" w:author="Shiva Mishra" w:date="2026-04-14T11:26:00Z" w16du:dateUtc="2026-04-14T01:26:00Z">
            <w:rPr>
              <w:rFonts w:ascii="Arial" w:hAnsi="Arial" w:cs="Arial"/>
              <w:sz w:val="24"/>
              <w:szCs w:val="24"/>
            </w:rPr>
          </w:rPrChange>
        </w:rPr>
        <w:t xml:space="preserve"> by 2030)</w:t>
      </w:r>
      <w:r w:rsidR="00AA3831" w:rsidRPr="00391E62">
        <w:rPr>
          <w:rFonts w:ascii="Arial" w:hAnsi="Arial" w:cs="Arial"/>
          <w:rPrChange w:id="220" w:author="Shiva Mishra" w:date="2026-04-14T11:26:00Z" w16du:dateUtc="2026-04-14T01:26:00Z">
            <w:rPr>
              <w:rFonts w:ascii="Arial" w:hAnsi="Arial" w:cs="Arial"/>
              <w:sz w:val="24"/>
              <w:szCs w:val="24"/>
            </w:rPr>
          </w:rPrChange>
        </w:rPr>
        <w:t xml:space="preserve">, country-specific models of this kind are essential to translating global ambitions into locally grounded policy. </w:t>
      </w:r>
    </w:p>
    <w:p w14:paraId="454A6BB0" w14:textId="7C589685" w:rsidR="00FE16D5" w:rsidRPr="00391E62" w:rsidRDefault="0092760C" w:rsidP="00391E62">
      <w:pPr>
        <w:spacing w:line="480" w:lineRule="auto"/>
        <w:rPr>
          <w:rFonts w:ascii="Arial" w:hAnsi="Arial" w:cs="Arial"/>
          <w:rPrChange w:id="221" w:author="Shiva Mishra" w:date="2026-04-14T11:26:00Z" w16du:dateUtc="2026-04-14T01:26:00Z">
            <w:rPr>
              <w:rFonts w:ascii="Arial" w:hAnsi="Arial" w:cs="Arial"/>
              <w:sz w:val="24"/>
              <w:szCs w:val="24"/>
            </w:rPr>
          </w:rPrChange>
        </w:rPr>
      </w:pPr>
      <w:r w:rsidRPr="00391E62">
        <w:rPr>
          <w:rFonts w:ascii="Arial" w:hAnsi="Arial" w:cs="Arial"/>
          <w:b/>
          <w:bCs/>
          <w:color w:val="0070C0"/>
          <w:rPrChange w:id="222" w:author="Shiva Mishra" w:date="2026-04-14T11:26:00Z" w16du:dateUtc="2026-04-14T01:26:00Z">
            <w:rPr>
              <w:rFonts w:ascii="Arial" w:hAnsi="Arial" w:cs="Arial"/>
              <w:b/>
              <w:bCs/>
              <w:color w:val="0070C0"/>
              <w:sz w:val="24"/>
              <w:szCs w:val="24"/>
            </w:rPr>
          </w:rPrChange>
        </w:rPr>
        <w:t>KEYWORDS:</w:t>
      </w:r>
      <w:r w:rsidRPr="00391E62">
        <w:rPr>
          <w:rFonts w:ascii="Arial" w:hAnsi="Arial" w:cs="Arial"/>
          <w:color w:val="0070C0"/>
          <w:rPrChange w:id="223" w:author="Shiva Mishra" w:date="2026-04-14T11:26:00Z" w16du:dateUtc="2026-04-14T01:26:00Z">
            <w:rPr>
              <w:rFonts w:ascii="Arial" w:hAnsi="Arial" w:cs="Arial"/>
              <w:color w:val="0070C0"/>
              <w:sz w:val="24"/>
              <w:szCs w:val="24"/>
            </w:rPr>
          </w:rPrChange>
        </w:rPr>
        <w:t xml:space="preserve"> </w:t>
      </w:r>
      <w:r w:rsidR="003F1651" w:rsidRPr="00391E62">
        <w:rPr>
          <w:rFonts w:ascii="Arial" w:hAnsi="Arial" w:cs="Arial"/>
          <w:rPrChange w:id="224" w:author="Shiva Mishra" w:date="2026-04-14T11:26:00Z" w16du:dateUtc="2026-04-14T01:26:00Z">
            <w:rPr>
              <w:rFonts w:ascii="Arial" w:hAnsi="Arial" w:cs="Arial"/>
              <w:sz w:val="24"/>
              <w:szCs w:val="24"/>
            </w:rPr>
          </w:rPrChange>
        </w:rPr>
        <w:t>blood pressure, policy, intervention</w:t>
      </w:r>
      <w:r w:rsidR="00D93DB8" w:rsidRPr="00391E62">
        <w:rPr>
          <w:rFonts w:ascii="Arial" w:hAnsi="Arial" w:cs="Arial"/>
          <w:rPrChange w:id="225" w:author="Shiva Mishra" w:date="2026-04-14T11:26:00Z" w16du:dateUtc="2026-04-14T01:26:00Z">
            <w:rPr>
              <w:rFonts w:ascii="Arial" w:hAnsi="Arial" w:cs="Arial"/>
              <w:sz w:val="24"/>
              <w:szCs w:val="24"/>
            </w:rPr>
          </w:rPrChange>
        </w:rPr>
        <w:t>, Nepal</w:t>
      </w:r>
      <w:r w:rsidR="00FA48A7" w:rsidRPr="00391E62">
        <w:rPr>
          <w:rFonts w:ascii="Arial" w:hAnsi="Arial" w:cs="Arial"/>
          <w:rPrChange w:id="226" w:author="Shiva Mishra" w:date="2026-04-14T11:26:00Z" w16du:dateUtc="2026-04-14T01:26:00Z">
            <w:rPr>
              <w:rFonts w:ascii="Arial" w:hAnsi="Arial" w:cs="Arial"/>
              <w:sz w:val="24"/>
              <w:szCs w:val="24"/>
            </w:rPr>
          </w:rPrChange>
        </w:rPr>
        <w:t>, hypertension, program</w:t>
      </w:r>
    </w:p>
    <w:p w14:paraId="7C643138" w14:textId="3C279D1A" w:rsidR="00FE16D5" w:rsidRPr="00391E62" w:rsidRDefault="00FE16D5" w:rsidP="00391E62">
      <w:pPr>
        <w:spacing w:line="480" w:lineRule="auto"/>
        <w:rPr>
          <w:rFonts w:ascii="Arial" w:hAnsi="Arial" w:cs="Arial"/>
          <w:rPrChange w:id="227" w:author="Shiva Mishra" w:date="2026-04-14T11:26:00Z" w16du:dateUtc="2026-04-14T01:26:00Z">
            <w:rPr>
              <w:rFonts w:ascii="Arial" w:hAnsi="Arial" w:cs="Arial"/>
              <w:sz w:val="24"/>
              <w:szCs w:val="24"/>
            </w:rPr>
          </w:rPrChange>
        </w:rPr>
      </w:pPr>
      <w:r w:rsidRPr="00391E62">
        <w:rPr>
          <w:rFonts w:ascii="Arial" w:hAnsi="Arial" w:cs="Arial"/>
          <w:b/>
          <w:bCs/>
          <w:color w:val="0070C0"/>
          <w:rPrChange w:id="228" w:author="Shiva Mishra" w:date="2026-04-14T11:26:00Z" w16du:dateUtc="2026-04-14T01:26:00Z">
            <w:rPr>
              <w:rFonts w:ascii="Arial" w:hAnsi="Arial" w:cs="Arial"/>
              <w:b/>
              <w:bCs/>
              <w:color w:val="0070C0"/>
              <w:sz w:val="24"/>
              <w:szCs w:val="24"/>
            </w:rPr>
          </w:rPrChange>
        </w:rPr>
        <w:t>OSF Registration:</w:t>
      </w:r>
      <w:r w:rsidR="00EA1887" w:rsidRPr="00391E62">
        <w:rPr>
          <w:rFonts w:ascii="Arial" w:hAnsi="Arial" w:cs="Arial"/>
          <w:color w:val="0070C0"/>
          <w:rPrChange w:id="229" w:author="Shiva Mishra" w:date="2026-04-14T11:26:00Z" w16du:dateUtc="2026-04-14T01:26:00Z">
            <w:rPr>
              <w:rFonts w:ascii="Arial" w:hAnsi="Arial" w:cs="Arial"/>
              <w:color w:val="0070C0"/>
              <w:sz w:val="24"/>
              <w:szCs w:val="24"/>
            </w:rPr>
          </w:rPrChange>
        </w:rPr>
        <w:t xml:space="preserve"> </w:t>
      </w:r>
      <w:r w:rsidR="00EA1887" w:rsidRPr="00391E62">
        <w:rPr>
          <w:rFonts w:ascii="Arial" w:hAnsi="Arial" w:cs="Arial"/>
          <w:color w:val="000000" w:themeColor="text1"/>
          <w:rPrChange w:id="230" w:author="Shiva Mishra" w:date="2026-04-14T11:26:00Z" w16du:dateUtc="2026-04-14T01:26:00Z">
            <w:rPr/>
          </w:rPrChange>
        </w:rPr>
        <w:fldChar w:fldCharType="begin"/>
      </w:r>
      <w:r w:rsidR="00EA1887" w:rsidRPr="00391E62">
        <w:rPr>
          <w:rFonts w:ascii="Arial" w:hAnsi="Arial" w:cs="Arial"/>
          <w:color w:val="000000" w:themeColor="text1"/>
          <w:rPrChange w:id="231" w:author="Shiva Mishra" w:date="2026-04-14T11:26:00Z" w16du:dateUtc="2026-04-14T01:26:00Z">
            <w:rPr/>
          </w:rPrChange>
        </w:rPr>
        <w:instrText>HYPERLINK "https://osf.io/4wyqp"</w:instrText>
      </w:r>
      <w:r w:rsidR="00EA1887" w:rsidRPr="007C075C">
        <w:rPr>
          <w:rFonts w:ascii="Arial" w:hAnsi="Arial" w:cs="Arial"/>
          <w:color w:val="000000" w:themeColor="text1"/>
        </w:rPr>
      </w:r>
      <w:r w:rsidR="00EA1887" w:rsidRPr="00391E62">
        <w:rPr>
          <w:rFonts w:ascii="Arial" w:hAnsi="Arial" w:cs="Arial"/>
          <w:color w:val="000000" w:themeColor="text1"/>
          <w:rPrChange w:id="232" w:author="Shiva Mishra" w:date="2026-04-14T11:26:00Z" w16du:dateUtc="2026-04-14T01:26:00Z">
            <w:rPr/>
          </w:rPrChange>
        </w:rPr>
        <w:fldChar w:fldCharType="separate"/>
      </w:r>
      <w:r w:rsidR="00EA1887" w:rsidRPr="00391E62">
        <w:rPr>
          <w:rStyle w:val="Hyperlink"/>
          <w:rFonts w:ascii="Arial" w:hAnsi="Arial" w:cs="Arial"/>
          <w:color w:val="000000" w:themeColor="text1"/>
          <w:shd w:val="clear" w:color="auto" w:fill="FFFFFF"/>
          <w:rPrChange w:id="233" w:author="Shiva Mishra" w:date="2026-04-14T11:26:00Z" w16du:dateUtc="2026-04-14T01:26:00Z">
            <w:rPr>
              <w:rStyle w:val="Hyperlink"/>
              <w:rFonts w:ascii="Arial" w:hAnsi="Arial" w:cs="Arial"/>
              <w:b/>
              <w:bCs/>
              <w:color w:val="337AB7"/>
              <w:sz w:val="24"/>
              <w:szCs w:val="24"/>
              <w:shd w:val="clear" w:color="auto" w:fill="FFFFFF"/>
            </w:rPr>
          </w:rPrChange>
        </w:rPr>
        <w:t>https://osf.io/4wyqp</w:t>
      </w:r>
      <w:r w:rsidR="00EA1887" w:rsidRPr="00391E62">
        <w:rPr>
          <w:rFonts w:ascii="Arial" w:hAnsi="Arial" w:cs="Arial"/>
          <w:color w:val="000000" w:themeColor="text1"/>
          <w:rPrChange w:id="234" w:author="Shiva Mishra" w:date="2026-04-14T11:26:00Z" w16du:dateUtc="2026-04-14T01:26:00Z">
            <w:rPr/>
          </w:rPrChange>
        </w:rPr>
        <w:fldChar w:fldCharType="end"/>
      </w:r>
      <w:r w:rsidR="00EA1887" w:rsidRPr="00391E62">
        <w:rPr>
          <w:rFonts w:ascii="Arial" w:hAnsi="Arial" w:cs="Arial"/>
          <w:color w:val="000000" w:themeColor="text1"/>
          <w:rPrChange w:id="235" w:author="Shiva Mishra" w:date="2026-04-14T11:26:00Z" w16du:dateUtc="2026-04-14T01:26:00Z">
            <w:rPr>
              <w:rFonts w:ascii="Arial" w:hAnsi="Arial" w:cs="Arial"/>
              <w:sz w:val="24"/>
              <w:szCs w:val="24"/>
            </w:rPr>
          </w:rPrChange>
        </w:rPr>
        <w:t xml:space="preserve"> </w:t>
      </w:r>
    </w:p>
    <w:p w14:paraId="2626A54E" w14:textId="77777777" w:rsidR="00D82451" w:rsidRPr="00660D9F" w:rsidRDefault="00D82451" w:rsidP="00EA1887">
      <w:pPr>
        <w:rPr>
          <w:rFonts w:ascii="Abadi ExtraLight" w:hAnsi="Abadi ExtraLight" w:cs="Arial"/>
          <w:b/>
          <w:bCs/>
          <w:sz w:val="28"/>
          <w:szCs w:val="28"/>
        </w:rPr>
      </w:pPr>
      <w:r w:rsidRPr="00660D9F">
        <w:rPr>
          <w:rFonts w:ascii="Abadi ExtraLight" w:hAnsi="Abadi ExtraLight" w:cs="Arial"/>
          <w:b/>
          <w:bCs/>
          <w:sz w:val="28"/>
          <w:szCs w:val="28"/>
        </w:rPr>
        <w:br w:type="page"/>
      </w:r>
    </w:p>
    <w:p w14:paraId="7BE2B51F" w14:textId="4D32850A" w:rsidR="00E234F8" w:rsidRPr="00E17339" w:rsidRDefault="00922FBF" w:rsidP="00D82451">
      <w:pPr>
        <w:spacing w:line="276" w:lineRule="auto"/>
        <w:rPr>
          <w:rFonts w:ascii="Arial" w:hAnsi="Arial" w:cs="Arial"/>
          <w:b/>
          <w:bCs/>
          <w:color w:val="0070C0"/>
          <w:sz w:val="24"/>
          <w:szCs w:val="24"/>
        </w:rPr>
      </w:pPr>
      <w:r w:rsidRPr="00E17339">
        <w:rPr>
          <w:rFonts w:ascii="Arial" w:hAnsi="Arial" w:cs="Arial"/>
          <w:b/>
          <w:bCs/>
          <w:color w:val="0070C0"/>
          <w:sz w:val="24"/>
          <w:szCs w:val="24"/>
        </w:rPr>
        <w:lastRenderedPageBreak/>
        <w:t>INTRODUCTION</w:t>
      </w:r>
    </w:p>
    <w:p w14:paraId="571D3772" w14:textId="64C547B6" w:rsidR="0053235B" w:rsidRDefault="3AE5A6C3" w:rsidP="00BF1D89">
      <w:pPr>
        <w:spacing w:line="480" w:lineRule="auto"/>
      </w:pPr>
      <w:r w:rsidRPr="00FA48A7">
        <w:rPr>
          <w:rFonts w:ascii="Arial" w:hAnsi="Arial" w:cs="Arial"/>
          <w:sz w:val="24"/>
          <w:szCs w:val="24"/>
        </w:rPr>
        <w:t>Globally</w:t>
      </w:r>
      <w:r w:rsidR="6DCF0099" w:rsidRPr="00FA48A7">
        <w:rPr>
          <w:rFonts w:ascii="Arial" w:hAnsi="Arial" w:cs="Arial"/>
          <w:sz w:val="24"/>
          <w:szCs w:val="24"/>
        </w:rPr>
        <w:t>, 1.</w:t>
      </w:r>
      <w:r w:rsidR="002B5675" w:rsidRPr="00FA48A7">
        <w:rPr>
          <w:rFonts w:ascii="Arial" w:hAnsi="Arial" w:cs="Arial"/>
          <w:sz w:val="24"/>
          <w:szCs w:val="24"/>
        </w:rPr>
        <w:t>4</w:t>
      </w:r>
      <w:r w:rsidR="6DCF0099" w:rsidRPr="00FA48A7">
        <w:rPr>
          <w:rFonts w:ascii="Arial" w:hAnsi="Arial" w:cs="Arial"/>
          <w:sz w:val="24"/>
          <w:szCs w:val="24"/>
        </w:rPr>
        <w:t xml:space="preserve"> billion</w:t>
      </w:r>
      <w:r w:rsidRPr="00FA48A7">
        <w:rPr>
          <w:rFonts w:ascii="Arial" w:hAnsi="Arial" w:cs="Arial"/>
          <w:sz w:val="24"/>
          <w:szCs w:val="24"/>
        </w:rPr>
        <w:t xml:space="preserve"> people</w:t>
      </w:r>
      <w:r w:rsidR="008E256C">
        <w:rPr>
          <w:rFonts w:ascii="Arial" w:hAnsi="Arial" w:cs="Arial"/>
          <w:sz w:val="24"/>
          <w:szCs w:val="24"/>
        </w:rPr>
        <w:t xml:space="preserve"> are</w:t>
      </w:r>
      <w:r w:rsidRPr="00FA48A7">
        <w:rPr>
          <w:rFonts w:ascii="Arial" w:hAnsi="Arial" w:cs="Arial"/>
          <w:sz w:val="24"/>
          <w:szCs w:val="24"/>
        </w:rPr>
        <w:t xml:space="preserve"> living with </w:t>
      </w:r>
      <w:r w:rsidR="43E885CF" w:rsidRPr="00FA48A7">
        <w:rPr>
          <w:rFonts w:ascii="Arial" w:hAnsi="Arial" w:cs="Arial"/>
          <w:sz w:val="24"/>
          <w:szCs w:val="24"/>
        </w:rPr>
        <w:t>h</w:t>
      </w:r>
      <w:r w:rsidR="00296D49" w:rsidRPr="00FA48A7">
        <w:rPr>
          <w:rFonts w:ascii="Arial" w:hAnsi="Arial" w:cs="Arial"/>
          <w:sz w:val="24"/>
          <w:szCs w:val="24"/>
        </w:rPr>
        <w:t>ypertension</w:t>
      </w:r>
      <w:r w:rsidR="00041982">
        <w:rPr>
          <w:rFonts w:ascii="Arial" w:hAnsi="Arial" w:cs="Arial"/>
          <w:sz w:val="24"/>
          <w:szCs w:val="24"/>
        </w:rPr>
        <w:t xml:space="preserve"> in 2023, o</w:t>
      </w:r>
      <w:r w:rsidR="008E256C">
        <w:rPr>
          <w:rFonts w:ascii="Arial" w:hAnsi="Arial" w:cs="Arial"/>
          <w:sz w:val="24"/>
          <w:szCs w:val="24"/>
        </w:rPr>
        <w:t xml:space="preserve">f which </w:t>
      </w:r>
      <w:r w:rsidR="008E256C" w:rsidRPr="00FA48A7">
        <w:rPr>
          <w:rFonts w:ascii="Arial" w:hAnsi="Arial" w:cs="Arial"/>
          <w:sz w:val="24"/>
          <w:szCs w:val="24"/>
        </w:rPr>
        <w:t xml:space="preserve">only one in five </w:t>
      </w:r>
      <w:r w:rsidR="00296D49" w:rsidRPr="00FA48A7">
        <w:rPr>
          <w:rFonts w:ascii="Arial" w:hAnsi="Arial" w:cs="Arial"/>
          <w:sz w:val="24"/>
          <w:szCs w:val="24"/>
        </w:rPr>
        <w:t>have their blood</w:t>
      </w:r>
      <w:r w:rsidR="43E885CF" w:rsidRPr="00FA48A7">
        <w:rPr>
          <w:rFonts w:ascii="Arial" w:hAnsi="Arial" w:cs="Arial"/>
          <w:sz w:val="24"/>
          <w:szCs w:val="24"/>
        </w:rPr>
        <w:t xml:space="preserve"> pressure</w:t>
      </w:r>
      <w:r w:rsidR="00296D49" w:rsidRPr="00FA48A7">
        <w:rPr>
          <w:rFonts w:ascii="Arial" w:hAnsi="Arial" w:cs="Arial"/>
          <w:sz w:val="24"/>
          <w:szCs w:val="24"/>
        </w:rPr>
        <w:t xml:space="preserve"> (BP)</w:t>
      </w:r>
      <w:r w:rsidR="43E885CF" w:rsidRPr="00FA48A7">
        <w:rPr>
          <w:rFonts w:ascii="Arial" w:hAnsi="Arial" w:cs="Arial"/>
          <w:sz w:val="24"/>
          <w:szCs w:val="24"/>
        </w:rPr>
        <w:t xml:space="preserve"> under control</w:t>
      </w:r>
      <w:r w:rsidR="006F5F53">
        <w:rPr>
          <w:rFonts w:ascii="Arial" w:hAnsi="Arial" w:cs="Arial"/>
          <w:sz w:val="24"/>
          <w:szCs w:val="24"/>
        </w:rPr>
        <w:t xml:space="preserve"> </w:t>
      </w:r>
      <w:r w:rsidR="008840B6" w:rsidRPr="00FA48A7">
        <w:rPr>
          <w:rFonts w:ascii="Arial" w:hAnsi="Arial" w:cs="Arial"/>
          <w:color w:val="000000" w:themeColor="text1"/>
          <w:shd w:val="clear" w:color="auto" w:fill="FFFFFF"/>
        </w:rPr>
        <w:fldChar w:fldCharType="begin">
          <w:fldData xml:space="preserve">PEVuZE5vdGU+PENpdGU+PEF1dGhvcj5PbG93b3lvPC9BdXRob3I+PFllYXI+MjAyNDwvWWVhcj48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</w:fldData>
        </w:fldChar>
      </w:r>
      <w:r w:rsidR="00BA2997">
        <w:rPr>
          <w:rFonts w:ascii="Arial" w:hAnsi="Arial" w:cs="Arial"/>
          <w:color w:val="000000" w:themeColor="text1"/>
          <w:shd w:val="clear" w:color="auto" w:fill="FFFFFF"/>
        </w:rPr>
        <w:instrText xml:space="preserve"> ADDIN EN.CITE </w:instrText>
      </w:r>
      <w:r w:rsidR="00BA2997">
        <w:rPr>
          <w:rFonts w:ascii="Arial" w:hAnsi="Arial" w:cs="Arial"/>
          <w:color w:val="000000" w:themeColor="text1"/>
          <w:shd w:val="clear" w:color="auto" w:fill="FFFFFF"/>
        </w:rPr>
        <w:fldChar w:fldCharType="begin">
          <w:fldData xml:space="preserve">PEVuZE5vdGU+PENpdGU+PEF1dGhvcj5PbG93b3lvPC9BdXRob3I+PFllYXI+MjAyNDwvWWVhcj48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</w:fldData>
        </w:fldChar>
      </w:r>
      <w:r w:rsidR="00BA2997">
        <w:rPr>
          <w:rFonts w:ascii="Arial" w:hAnsi="Arial" w:cs="Arial"/>
          <w:color w:val="000000" w:themeColor="text1"/>
          <w:shd w:val="clear" w:color="auto" w:fill="FFFFFF"/>
        </w:rPr>
        <w:instrText xml:space="preserve"> ADDIN EN.CITE.DATA </w:instrText>
      </w:r>
      <w:r w:rsidR="00BA2997">
        <w:rPr>
          <w:rFonts w:ascii="Arial" w:hAnsi="Arial" w:cs="Arial"/>
          <w:color w:val="000000" w:themeColor="text1"/>
          <w:shd w:val="clear" w:color="auto" w:fill="FFFFFF"/>
        </w:rPr>
      </w:r>
      <w:r w:rsidR="00BA2997">
        <w:rPr>
          <w:rFonts w:ascii="Arial" w:hAnsi="Arial" w:cs="Arial"/>
          <w:color w:val="000000" w:themeColor="text1"/>
          <w:shd w:val="clear" w:color="auto" w:fill="FFFFFF"/>
        </w:rPr>
        <w:fldChar w:fldCharType="end"/>
      </w:r>
      <w:r w:rsidR="008840B6" w:rsidRPr="00FA48A7">
        <w:rPr>
          <w:rFonts w:ascii="Arial" w:hAnsi="Arial" w:cs="Arial"/>
          <w:color w:val="000000" w:themeColor="text1"/>
          <w:shd w:val="clear" w:color="auto" w:fill="FFFFFF"/>
        </w:rPr>
      </w:r>
      <w:r w:rsidR="008840B6" w:rsidRPr="00FA48A7">
        <w:rPr>
          <w:rFonts w:ascii="Arial" w:hAnsi="Arial" w:cs="Arial"/>
          <w:color w:val="000000" w:themeColor="text1"/>
          <w:shd w:val="clear" w:color="auto" w:fill="FFFFFF"/>
        </w:rPr>
        <w:fldChar w:fldCharType="separate"/>
      </w:r>
      <w:r w:rsidR="008F6682">
        <w:rPr>
          <w:rFonts w:ascii="Arial" w:hAnsi="Arial" w:cs="Arial"/>
          <w:noProof/>
          <w:color w:val="000000" w:themeColor="text1"/>
          <w:shd w:val="clear" w:color="auto" w:fill="FFFFFF"/>
        </w:rPr>
        <w:t>(1-3)</w:t>
      </w:r>
      <w:r w:rsidR="008840B6" w:rsidRPr="00FA48A7">
        <w:rPr>
          <w:rFonts w:ascii="Arial" w:hAnsi="Arial" w:cs="Arial"/>
          <w:color w:val="000000" w:themeColor="text1"/>
          <w:shd w:val="clear" w:color="auto" w:fill="FFFFFF"/>
        </w:rPr>
        <w:fldChar w:fldCharType="end"/>
      </w:r>
      <w:r w:rsidR="006F5F53">
        <w:rPr>
          <w:rFonts w:ascii="Arial" w:hAnsi="Arial" w:cs="Arial"/>
          <w:color w:val="000000" w:themeColor="text1"/>
          <w:shd w:val="clear" w:color="auto" w:fill="FFFFFF"/>
        </w:rPr>
        <w:t>.</w:t>
      </w:r>
      <w:r w:rsidR="43E885CF" w:rsidRPr="00FA48A7">
        <w:rPr>
          <w:rFonts w:ascii="Arial" w:hAnsi="Arial" w:cs="Arial"/>
          <w:sz w:val="24"/>
          <w:szCs w:val="24"/>
        </w:rPr>
        <w:t xml:space="preserve"> </w:t>
      </w:r>
      <w:r w:rsidR="004A7BEF">
        <w:rPr>
          <w:rFonts w:ascii="Arial" w:hAnsi="Arial" w:cs="Arial"/>
          <w:sz w:val="24"/>
          <w:szCs w:val="24"/>
        </w:rPr>
        <w:t>Despite</w:t>
      </w:r>
      <w:r w:rsidR="00B6080F">
        <w:rPr>
          <w:rFonts w:ascii="Arial" w:hAnsi="Arial" w:cs="Arial"/>
          <w:sz w:val="24"/>
          <w:szCs w:val="24"/>
        </w:rPr>
        <w:t xml:space="preserve"> decades </w:t>
      </w:r>
      <w:r w:rsidR="006D3E4C">
        <w:rPr>
          <w:rFonts w:ascii="Arial" w:hAnsi="Arial" w:cs="Arial"/>
          <w:sz w:val="24"/>
          <w:szCs w:val="24"/>
        </w:rPr>
        <w:t>of advances in antihypertensive therapies and public health interventions, current trends r</w:t>
      </w:r>
      <w:r w:rsidR="00332953">
        <w:rPr>
          <w:rFonts w:ascii="Arial" w:hAnsi="Arial" w:cs="Arial"/>
          <w:sz w:val="24"/>
          <w:szCs w:val="24"/>
        </w:rPr>
        <w:t>emain</w:t>
      </w:r>
      <w:r w:rsidR="006D3E4C">
        <w:rPr>
          <w:rFonts w:ascii="Arial" w:hAnsi="Arial" w:cs="Arial"/>
          <w:sz w:val="24"/>
          <w:szCs w:val="24"/>
        </w:rPr>
        <w:t xml:space="preserve"> concern</w:t>
      </w:r>
      <w:r w:rsidR="00332953">
        <w:rPr>
          <w:rFonts w:ascii="Arial" w:hAnsi="Arial" w:cs="Arial"/>
          <w:sz w:val="24"/>
          <w:szCs w:val="24"/>
        </w:rPr>
        <w:t>ing</w:t>
      </w:r>
      <w:r w:rsidR="006D3E4C">
        <w:rPr>
          <w:rFonts w:ascii="Arial" w:hAnsi="Arial" w:cs="Arial"/>
          <w:sz w:val="24"/>
          <w:szCs w:val="24"/>
        </w:rPr>
        <w:t xml:space="preserve">, </w:t>
      </w:r>
      <w:r w:rsidR="00332953">
        <w:rPr>
          <w:rFonts w:ascii="Arial" w:hAnsi="Arial" w:cs="Arial"/>
          <w:sz w:val="24"/>
          <w:szCs w:val="24"/>
        </w:rPr>
        <w:t>characterised</w:t>
      </w:r>
      <w:r w:rsidR="006D3E4C">
        <w:rPr>
          <w:rFonts w:ascii="Arial" w:hAnsi="Arial" w:cs="Arial"/>
          <w:sz w:val="24"/>
          <w:szCs w:val="24"/>
        </w:rPr>
        <w:t xml:space="preserve"> by </w:t>
      </w:r>
      <w:r w:rsidR="1351C69F" w:rsidRPr="00FA48A7">
        <w:rPr>
          <w:rFonts w:ascii="Arial" w:hAnsi="Arial" w:cs="Arial"/>
          <w:sz w:val="24"/>
          <w:szCs w:val="24"/>
        </w:rPr>
        <w:t xml:space="preserve">higher prevalence and lower </w:t>
      </w:r>
      <w:r w:rsidR="7F61C3A5" w:rsidRPr="00FA48A7">
        <w:rPr>
          <w:rFonts w:ascii="Arial" w:hAnsi="Arial" w:cs="Arial"/>
          <w:sz w:val="24"/>
          <w:szCs w:val="24"/>
        </w:rPr>
        <w:t>treatment</w:t>
      </w:r>
      <w:r w:rsidR="1351C69F" w:rsidRPr="00FA48A7">
        <w:rPr>
          <w:rFonts w:ascii="Arial" w:hAnsi="Arial" w:cs="Arial"/>
          <w:sz w:val="24"/>
          <w:szCs w:val="24"/>
        </w:rPr>
        <w:t xml:space="preserve"> and control rate</w:t>
      </w:r>
      <w:r w:rsidR="60C361CB" w:rsidRPr="00FA48A7">
        <w:rPr>
          <w:rFonts w:ascii="Arial" w:hAnsi="Arial" w:cs="Arial"/>
          <w:sz w:val="24"/>
          <w:szCs w:val="24"/>
        </w:rPr>
        <w:t>s</w:t>
      </w:r>
      <w:r w:rsidR="79AF42C0" w:rsidRPr="00FA48A7">
        <w:rPr>
          <w:rFonts w:ascii="Arial" w:hAnsi="Arial" w:cs="Arial"/>
          <w:color w:val="000000" w:themeColor="text1"/>
          <w:shd w:val="clear" w:color="auto" w:fill="FFFFFF"/>
        </w:rPr>
        <w:t xml:space="preserve"> </w:t>
      </w:r>
      <w:r w:rsidR="00925021" w:rsidRPr="00FA48A7">
        <w:rPr>
          <w:rFonts w:ascii="Arial" w:hAnsi="Arial" w:cs="Arial"/>
          <w:color w:val="000000" w:themeColor="text1"/>
          <w:shd w:val="clear" w:color="auto" w:fill="FFFFFF"/>
        </w:rPr>
        <w:fldChar w:fldCharType="begin"/>
      </w:r>
      <w:r w:rsidR="00BA2997">
        <w:rPr>
          <w:rFonts w:ascii="Arial" w:hAnsi="Arial" w:cs="Arial"/>
          <w:color w:val="000000" w:themeColor="text1"/>
          <w:shd w:val="clear" w:color="auto" w:fill="FFFFFF"/>
        </w:rPr>
        <w:instrText xml:space="preserve"> ADDIN EN.CITE &lt;EndNote&gt;&lt;Cite&gt;&lt;Author&gt;Olowoyo&lt;/Author&gt;&lt;Year&gt;2024&lt;/Year&gt;&lt;RecNum&gt;1&lt;/RecNum&gt;&lt;DisplayText&gt;(1)&lt;/DisplayText&gt;&lt;record&gt;&lt;rec-number&gt;1&lt;/rec-number&gt;&lt;foreign-keys&gt;&lt;key app="EN" db-id="svdzrtewozt50pe95zu50awjvvs99vpxds2w" timestamp="1776125703"&gt;1&lt;/key&gt;&lt;/foreign-keys&gt;&lt;ref-type name="Journal Article"&gt;17&lt;/ref-type&gt;&lt;contributors&gt;&lt;authors&gt;&lt;author&gt;Olowoyo, Paul&lt;/author&gt;&lt;author&gt;Barango, Prebo&lt;/author&gt;&lt;author&gt;Moran, Andrew&lt;/author&gt;&lt;author&gt;Williams, Bryan&lt;/author&gt;&lt;author&gt;Whelton, Paul K&lt;/author&gt;&lt;author&gt;Owolabi, Mayowa&lt;/author&gt;&lt;author&gt;Dzudie, Anastase&lt;/author&gt;&lt;author&gt;Okekunle, Akinkunmi Paul&lt;/author&gt;&lt;author&gt;Obiako, Reginald&lt;/author&gt;&lt;author&gt;Mocumbi, Ana %J The Lancet Global Health&lt;/author&gt;&lt;/authors&gt;&lt;/contributors&gt;&lt;titles&gt;&lt;title&gt;Priorities to reduce the burden of hypertension in Africa through ACHIEVE&lt;/title&gt;&lt;/titles&gt;&lt;pages&gt;e192-e193&lt;/pages&gt;&lt;volume&gt;12&lt;/volume&gt;&lt;number&gt;2&lt;/number&gt;&lt;dates&gt;&lt;year&gt;2024&lt;/year&gt;&lt;/dates&gt;&lt;isbn&gt;2214-109X&lt;/isbn&gt;&lt;urls&gt;&lt;/urls&gt;&lt;/record&gt;&lt;/Cite&gt;&lt;/EndNote&gt;</w:instrText>
      </w:r>
      <w:r w:rsidR="00925021" w:rsidRPr="00FA48A7">
        <w:rPr>
          <w:rFonts w:ascii="Arial" w:hAnsi="Arial" w:cs="Arial"/>
          <w:color w:val="000000" w:themeColor="text1"/>
          <w:shd w:val="clear" w:color="auto" w:fill="FFFFFF"/>
        </w:rPr>
        <w:fldChar w:fldCharType="separate"/>
      </w:r>
      <w:r w:rsidR="79AF42C0" w:rsidRPr="00FA48A7">
        <w:rPr>
          <w:rFonts w:ascii="Arial" w:hAnsi="Arial" w:cs="Arial"/>
          <w:noProof/>
          <w:color w:val="000000" w:themeColor="text1"/>
          <w:shd w:val="clear" w:color="auto" w:fill="FFFFFF"/>
        </w:rPr>
        <w:t>(1)</w:t>
      </w:r>
      <w:r w:rsidR="00925021" w:rsidRPr="00FA48A7">
        <w:rPr>
          <w:rFonts w:ascii="Arial" w:hAnsi="Arial" w:cs="Arial"/>
          <w:color w:val="000000" w:themeColor="text1"/>
          <w:shd w:val="clear" w:color="auto" w:fill="FFFFFF"/>
        </w:rPr>
        <w:fldChar w:fldCharType="end"/>
      </w:r>
      <w:r w:rsidR="005636EB">
        <w:rPr>
          <w:rFonts w:ascii="Arial" w:hAnsi="Arial" w:cs="Arial"/>
          <w:color w:val="000000" w:themeColor="text1"/>
          <w:shd w:val="clear" w:color="auto" w:fill="FFFFFF"/>
        </w:rPr>
        <w:t>.</w:t>
      </w:r>
      <w:r w:rsidR="60C361CB" w:rsidRPr="00FA48A7">
        <w:rPr>
          <w:rFonts w:ascii="Arial" w:hAnsi="Arial" w:cs="Arial"/>
          <w:sz w:val="24"/>
          <w:szCs w:val="24"/>
        </w:rPr>
        <w:t xml:space="preserve"> </w:t>
      </w:r>
      <w:r w:rsidR="0053235B" w:rsidRPr="0053235B">
        <w:rPr>
          <w:rFonts w:ascii="Arial" w:hAnsi="Arial" w:cs="Arial"/>
          <w:sz w:val="24"/>
          <w:szCs w:val="24"/>
        </w:rPr>
        <w:t>The burden is disproportionately borne by low- and middle-income countries, where health system capacity, access to medicines, and awareness of hypertension remain significant barriers to effective management</w:t>
      </w:r>
      <w:r w:rsidR="00FF7FE5">
        <w:rPr>
          <w:rFonts w:ascii="Arial" w:hAnsi="Arial" w:cs="Arial"/>
          <w:sz w:val="24"/>
          <w:szCs w:val="24"/>
        </w:rPr>
        <w:t xml:space="preserve"> </w:t>
      </w:r>
      <w:r w:rsidR="008F6682">
        <w:rPr>
          <w:rFonts w:ascii="Arial" w:hAnsi="Arial" w:cs="Arial"/>
          <w:sz w:val="24"/>
          <w:szCs w:val="24"/>
        </w:rPr>
        <w:fldChar w:fldCharType="begin"/>
      </w:r>
      <w:r w:rsidR="00BA2997">
        <w:rPr>
          <w:rFonts w:ascii="Arial" w:hAnsi="Arial" w:cs="Arial"/>
          <w:sz w:val="24"/>
          <w:szCs w:val="24"/>
        </w:rPr>
        <w:instrText xml:space="preserve"> ADDIN EN.CITE &lt;EndNote&gt;&lt;Cite&gt;&lt;Author&gt;Mishra&lt;/Author&gt;&lt;Year&gt;2025&lt;/Year&gt;&lt;RecNum&gt;2&lt;/RecNum&gt;&lt;DisplayText&gt;(2, 4)&lt;/DisplayText&gt;&lt;record&gt;&lt;rec-number&gt;2&lt;/rec-number&gt;&lt;foreign-keys&gt;&lt;key app="EN" db-id="svdzrtewozt50pe95zu50awjvvs99vpxds2w" timestamp="1776125703"&gt;2&lt;/key&gt;&lt;/foreign-keys&gt;&lt;ref-type name="Journal Article"&gt;17&lt;/ref-type&gt;&lt;contributors&gt;&lt;authors&gt;&lt;author&gt;Mishra, Shiva Raj&lt;/author&gt;&lt;author&gt;Satheesh, Gautam&lt;/author&gt;&lt;author&gt;Khanal, Vishnu&lt;/author&gt;&lt;author&gt;Nguyen, Tu N&lt;/author&gt;&lt;author&gt;Picone, Dean&lt;/author&gt;&lt;author&gt;Chapman, Niamh&lt;/author&gt;&lt;author&gt;Lindley, Richard I&lt;/author&gt;&lt;/authors&gt;&lt;/contributors&gt;&lt;titles&gt;&lt;title&gt;Closing the gap in global disparities in hypertension control&lt;/title&gt;&lt;secondary-title&gt;Hypertension&lt;/secondary-title&gt;&lt;/titles&gt;&lt;periodical&gt;&lt;full-title&gt;Hypertension&lt;/full-title&gt;&lt;/periodical&gt;&lt;pages&gt;407-410&lt;/pages&gt;&lt;volume&gt;82&lt;/volume&gt;&lt;number&gt;3&lt;/number&gt;&lt;dates&gt;&lt;year&gt;2025&lt;/year&gt;&lt;/dates&gt;&lt;isbn&gt;0194-911X&lt;/isbn&gt;&lt;urls&gt;&lt;/urls&gt;&lt;/record&gt;&lt;/Cite&gt;&lt;Cite&gt;&lt;Author&gt;Mishra&lt;/Author&gt;&lt;Year&gt;2025&lt;/Year&gt;&lt;RecNum&gt;4&lt;/RecNum&gt;&lt;record&gt;&lt;rec-number&gt;4&lt;/rec-number&gt;&lt;foreign-keys&gt;&lt;key app="EN" db-id="svdzrtewozt50pe95zu50awjvvs99vpxds2w" timestamp="1776125703"&gt;4&lt;/key&gt;&lt;/foreign-keys&gt;&lt;ref-type name="Journal Article"&gt;17&lt;/ref-type&gt;&lt;contributors&gt;&lt;authors&gt;&lt;author&gt;Mishra, Shiva Raj&lt;/author&gt;&lt;author&gt;Satheesh, Gautam&lt;/author&gt;&lt;author&gt;Khanal, Vishnu&lt;/author&gt;&lt;author&gt;Adhikari, Bipin&lt;/author&gt;&lt;author&gt;Parker, Daniel&lt;/author&gt;&lt;author&gt;Picone, Dean S&lt;/author&gt;&lt;author&gt;Chapman, Niamh&lt;/author&gt;&lt;author&gt;Schutte, Aletta E&lt;/author&gt;&lt;author&gt;Lindley, Richard I&lt;/author&gt;&lt;/authors&gt;&lt;/contributors&gt;&lt;titles&gt;&lt;title&gt;Bridging Hypertension Care Shortfalls Between Provider Capacity and Patient Needs: A Pooled Analysis of Data From 199 Countries and Territories&lt;/title&gt;&lt;secondary-title&gt;Hypertension&lt;/secondary-title&gt;&lt;/titles&gt;&lt;periodical&gt;&lt;full-title&gt;Hypertension&lt;/full-title&gt;&lt;/periodical&gt;&lt;pages&gt;1906-1915&lt;/pages&gt;&lt;volume&gt;82&lt;/volume&gt;&lt;number&gt;11&lt;/number&gt;&lt;dates&gt;&lt;year&gt;2025&lt;/year&gt;&lt;/dates&gt;&lt;isbn&gt;0194-911X&lt;/isbn&gt;&lt;urls&gt;&lt;/urls&gt;&lt;/record&gt;&lt;/Cite&gt;&lt;/EndNote&gt;</w:instrText>
      </w:r>
      <w:r w:rsidR="008F6682">
        <w:rPr>
          <w:rFonts w:ascii="Arial" w:hAnsi="Arial" w:cs="Arial"/>
          <w:sz w:val="24"/>
          <w:szCs w:val="24"/>
        </w:rPr>
        <w:fldChar w:fldCharType="separate"/>
      </w:r>
      <w:r w:rsidR="008F6682">
        <w:rPr>
          <w:rFonts w:ascii="Arial" w:hAnsi="Arial" w:cs="Arial"/>
          <w:noProof/>
          <w:sz w:val="24"/>
          <w:szCs w:val="24"/>
        </w:rPr>
        <w:t>(2, 4)</w:t>
      </w:r>
      <w:r w:rsidR="008F6682">
        <w:rPr>
          <w:rFonts w:ascii="Arial" w:hAnsi="Arial" w:cs="Arial"/>
          <w:sz w:val="24"/>
          <w:szCs w:val="24"/>
        </w:rPr>
        <w:fldChar w:fldCharType="end"/>
      </w:r>
      <w:r w:rsidR="00FF7FE5">
        <w:rPr>
          <w:rFonts w:ascii="Arial" w:hAnsi="Arial" w:cs="Arial"/>
          <w:sz w:val="24"/>
          <w:szCs w:val="24"/>
        </w:rPr>
        <w:t>.</w:t>
      </w:r>
    </w:p>
    <w:p w14:paraId="4531C6B4" w14:textId="0589BB30" w:rsidR="00296D49" w:rsidRPr="0053235B" w:rsidRDefault="1DB9DC6A" w:rsidP="00BF1D89">
      <w:pPr>
        <w:spacing w:line="480" w:lineRule="auto"/>
        <w:rPr>
          <w:rFonts w:ascii="Arial" w:hAnsi="Arial" w:cs="Arial"/>
          <w:color w:val="000000" w:themeColor="text1"/>
          <w:sz w:val="24"/>
          <w:szCs w:val="24"/>
          <w:shd w:val="clear" w:color="auto" w:fill="FFFFFF"/>
        </w:rPr>
      </w:pPr>
      <w:r w:rsidRPr="00FA48A7">
        <w:rPr>
          <w:rFonts w:ascii="Arial" w:hAnsi="Arial" w:cs="Arial"/>
          <w:color w:val="000000" w:themeColor="text1"/>
          <w:sz w:val="24"/>
          <w:szCs w:val="24"/>
          <w:shd w:val="clear" w:color="auto" w:fill="FFFFFF"/>
        </w:rPr>
        <w:t>Achieving the 80</w:t>
      </w:r>
      <w:r w:rsidR="004A7BEF">
        <w:rPr>
          <w:rFonts w:ascii="Arial" w:hAnsi="Arial" w:cs="Arial"/>
          <w:color w:val="000000" w:themeColor="text1"/>
          <w:sz w:val="24"/>
          <w:szCs w:val="24"/>
          <w:shd w:val="clear" w:color="auto" w:fill="FFFFFF"/>
        </w:rPr>
        <w:t>-</w:t>
      </w:r>
      <w:r w:rsidRPr="00FA48A7">
        <w:rPr>
          <w:rFonts w:ascii="Arial" w:hAnsi="Arial" w:cs="Arial"/>
          <w:color w:val="000000" w:themeColor="text1"/>
          <w:sz w:val="24"/>
          <w:szCs w:val="24"/>
          <w:shd w:val="clear" w:color="auto" w:fill="FFFFFF"/>
        </w:rPr>
        <w:t>80</w:t>
      </w:r>
      <w:r w:rsidR="004A7BEF">
        <w:rPr>
          <w:rFonts w:ascii="Arial" w:hAnsi="Arial" w:cs="Arial"/>
          <w:color w:val="000000" w:themeColor="text1"/>
          <w:sz w:val="24"/>
          <w:szCs w:val="24"/>
          <w:shd w:val="clear" w:color="auto" w:fill="FFFFFF"/>
        </w:rPr>
        <w:t>-</w:t>
      </w:r>
      <w:r w:rsidRPr="00FA48A7">
        <w:rPr>
          <w:rFonts w:ascii="Arial" w:hAnsi="Arial" w:cs="Arial"/>
          <w:color w:val="000000" w:themeColor="text1"/>
          <w:sz w:val="24"/>
          <w:szCs w:val="24"/>
          <w:shd w:val="clear" w:color="auto" w:fill="FFFFFF"/>
        </w:rPr>
        <w:t>80</w:t>
      </w:r>
      <w:r w:rsidR="004A7BEF">
        <w:rPr>
          <w:rFonts w:ascii="Arial" w:hAnsi="Arial" w:cs="Arial"/>
          <w:color w:val="000000" w:themeColor="text1"/>
          <w:sz w:val="24"/>
          <w:szCs w:val="24"/>
          <w:shd w:val="clear" w:color="auto" w:fill="FFFFFF"/>
        </w:rPr>
        <w:t xml:space="preserve"> </w:t>
      </w:r>
      <w:r w:rsidRPr="00FA48A7">
        <w:rPr>
          <w:rFonts w:ascii="Arial" w:hAnsi="Arial" w:cs="Arial"/>
          <w:color w:val="000000" w:themeColor="text1"/>
          <w:sz w:val="24"/>
          <w:szCs w:val="24"/>
          <w:shd w:val="clear" w:color="auto" w:fill="FFFFFF"/>
        </w:rPr>
        <w:t>target by 2030</w:t>
      </w:r>
      <w:r w:rsidR="00296D49" w:rsidRPr="00FA48A7">
        <w:rPr>
          <w:rFonts w:ascii="Arial" w:hAnsi="Arial" w:cs="Arial"/>
          <w:color w:val="000000" w:themeColor="text1"/>
          <w:sz w:val="24"/>
          <w:szCs w:val="24"/>
          <w:shd w:val="clear" w:color="auto" w:fill="FFFFFF"/>
        </w:rPr>
        <w:t xml:space="preserve"> requires that</w:t>
      </w:r>
      <w:r w:rsidRPr="00FA48A7">
        <w:rPr>
          <w:rFonts w:ascii="Arial" w:hAnsi="Arial" w:cs="Arial"/>
          <w:color w:val="000000" w:themeColor="text1"/>
          <w:sz w:val="24"/>
          <w:szCs w:val="24"/>
          <w:shd w:val="clear" w:color="auto" w:fill="FFFFFF"/>
        </w:rPr>
        <w:t xml:space="preserve"> 80% of people with hypertension are diagnosed, 80% of those diagnosed are treated, and 80% of those treated have controlled BP </w:t>
      </w:r>
      <w:r w:rsidR="00C01DBA" w:rsidRPr="00FA48A7">
        <w:rPr>
          <w:rFonts w:ascii="Arial" w:hAnsi="Arial" w:cs="Arial"/>
          <w:color w:val="000000" w:themeColor="text1"/>
          <w:sz w:val="24"/>
          <w:szCs w:val="24"/>
          <w:shd w:val="clear" w:color="auto" w:fill="FFFFFF"/>
        </w:rPr>
        <w:fldChar w:fldCharType="begin"/>
      </w:r>
      <w:r w:rsidR="00BA2997">
        <w:rPr>
          <w:rFonts w:ascii="Arial" w:hAnsi="Arial" w:cs="Arial"/>
          <w:color w:val="000000" w:themeColor="text1"/>
          <w:sz w:val="24"/>
          <w:szCs w:val="24"/>
          <w:shd w:val="clear" w:color="auto" w:fill="FFFFFF"/>
        </w:rPr>
        <w:instrText xml:space="preserve"> ADDIN EN.CITE &lt;EndNote&gt;&lt;Cite&gt;&lt;Author&gt;Olowoyo&lt;/Author&gt;&lt;Year&gt;2024&lt;/Year&gt;&lt;RecNum&gt;1&lt;/RecNum&gt;&lt;DisplayText&gt;(1)&lt;/DisplayText&gt;&lt;record&gt;&lt;rec-number&gt;1&lt;/rec-number&gt;&lt;foreign-keys&gt;&lt;key app="EN" db-id="svdzrtewozt50pe95zu50awjvvs99vpxds2w" timestamp="1776125703"&gt;1&lt;/key&gt;&lt;/foreign-keys&gt;&lt;ref-type name="Journal Article"&gt;17&lt;/ref-type&gt;&lt;contributors&gt;&lt;authors&gt;&lt;author&gt;Olowoyo, Paul&lt;/author&gt;&lt;author&gt;Barango, Prebo&lt;/author&gt;&lt;author&gt;Moran, Andrew&lt;/author&gt;&lt;author&gt;Williams, Bryan&lt;/author&gt;&lt;author&gt;Whelton, Paul K&lt;/author&gt;&lt;author&gt;Owolabi, Mayowa&lt;/author&gt;&lt;author&gt;Dzudie, Anastase&lt;/author&gt;&lt;author&gt;Okekunle, Akinkunmi Paul&lt;/author&gt;&lt;author&gt;Obiako, Reginald&lt;/author&gt;&lt;author&gt;Mocumbi, Ana %J The Lancet Global Health&lt;/author&gt;&lt;/authors&gt;&lt;/contributors&gt;&lt;titles&gt;&lt;title&gt;Priorities to reduce the burden of hypertension in Africa through ACHIEVE&lt;/title&gt;&lt;/titles&gt;&lt;pages&gt;e192-e193&lt;/pages&gt;&lt;volume&gt;12&lt;/volume&gt;&lt;number&gt;2&lt;/number&gt;&lt;dates&gt;&lt;year&gt;2024&lt;/year&gt;&lt;/dates&gt;&lt;isbn&gt;2214-109X&lt;/isbn&gt;&lt;urls&gt;&lt;/urls&gt;&lt;/record&gt;&lt;/Cite&gt;&lt;/EndNote&gt;</w:instrText>
      </w:r>
      <w:r w:rsidR="00C01DBA" w:rsidRPr="00FA48A7">
        <w:rPr>
          <w:rFonts w:ascii="Arial" w:hAnsi="Arial" w:cs="Arial"/>
          <w:color w:val="000000" w:themeColor="text1"/>
          <w:sz w:val="24"/>
          <w:szCs w:val="24"/>
          <w:shd w:val="clear" w:color="auto" w:fill="FFFFFF"/>
        </w:rPr>
        <w:fldChar w:fldCharType="separate"/>
      </w:r>
      <w:r w:rsidRPr="00FA48A7">
        <w:rPr>
          <w:rFonts w:ascii="Arial" w:hAnsi="Arial" w:cs="Arial"/>
          <w:noProof/>
          <w:color w:val="000000" w:themeColor="text1"/>
          <w:sz w:val="24"/>
          <w:szCs w:val="24"/>
          <w:shd w:val="clear" w:color="auto" w:fill="FFFFFF"/>
        </w:rPr>
        <w:t>(1)</w:t>
      </w:r>
      <w:r w:rsidR="00C01DBA" w:rsidRPr="00FA48A7">
        <w:rPr>
          <w:rFonts w:ascii="Arial" w:hAnsi="Arial" w:cs="Arial"/>
          <w:color w:val="000000" w:themeColor="text1"/>
          <w:sz w:val="24"/>
          <w:szCs w:val="24"/>
          <w:shd w:val="clear" w:color="auto" w:fill="FFFFFF"/>
        </w:rPr>
        <w:fldChar w:fldCharType="end"/>
      </w:r>
      <w:r w:rsidR="00296D49" w:rsidRPr="00FA48A7">
        <w:rPr>
          <w:rFonts w:ascii="Arial" w:hAnsi="Arial" w:cs="Arial"/>
          <w:color w:val="000000" w:themeColor="text1"/>
          <w:sz w:val="24"/>
          <w:szCs w:val="24"/>
          <w:shd w:val="clear" w:color="auto" w:fill="FFFFFF"/>
        </w:rPr>
        <w:t>. This</w:t>
      </w:r>
      <w:r w:rsidRPr="00FA48A7">
        <w:rPr>
          <w:rFonts w:ascii="Arial" w:hAnsi="Arial" w:cs="Arial"/>
          <w:color w:val="000000" w:themeColor="text1"/>
          <w:sz w:val="24"/>
          <w:szCs w:val="24"/>
          <w:shd w:val="clear" w:color="auto" w:fill="FFFFFF"/>
        </w:rPr>
        <w:t xml:space="preserve"> requires </w:t>
      </w:r>
      <w:r w:rsidR="00296D49" w:rsidRPr="00FA48A7">
        <w:rPr>
          <w:rFonts w:ascii="Arial" w:hAnsi="Arial" w:cs="Arial"/>
          <w:color w:val="000000" w:themeColor="text1"/>
          <w:sz w:val="24"/>
          <w:szCs w:val="24"/>
          <w:shd w:val="clear" w:color="auto" w:fill="FFFFFF"/>
        </w:rPr>
        <w:t xml:space="preserve">fourfold </w:t>
      </w:r>
      <w:r w:rsidRPr="00FA48A7">
        <w:rPr>
          <w:rFonts w:ascii="Arial" w:hAnsi="Arial" w:cs="Arial"/>
          <w:color w:val="000000" w:themeColor="text1"/>
          <w:sz w:val="24"/>
          <w:szCs w:val="24"/>
          <w:shd w:val="clear" w:color="auto" w:fill="FFFFFF"/>
        </w:rPr>
        <w:t xml:space="preserve">improvements from </w:t>
      </w:r>
      <w:r w:rsidR="004A7BEF">
        <w:rPr>
          <w:rFonts w:ascii="Arial" w:hAnsi="Arial" w:cs="Arial"/>
          <w:color w:val="000000" w:themeColor="text1"/>
          <w:sz w:val="24"/>
          <w:szCs w:val="24"/>
          <w:shd w:val="clear" w:color="auto" w:fill="FFFFFF"/>
        </w:rPr>
        <w:t xml:space="preserve">the </w:t>
      </w:r>
      <w:r w:rsidRPr="00FA48A7">
        <w:rPr>
          <w:rFonts w:ascii="Arial" w:hAnsi="Arial" w:cs="Arial"/>
          <w:color w:val="000000" w:themeColor="text1"/>
          <w:sz w:val="24"/>
          <w:szCs w:val="24"/>
          <w:shd w:val="clear" w:color="auto" w:fill="FFFFFF"/>
        </w:rPr>
        <w:t xml:space="preserve">current </w:t>
      </w:r>
      <w:r w:rsidR="00296D49" w:rsidRPr="00FA48A7">
        <w:rPr>
          <w:rFonts w:ascii="Arial" w:hAnsi="Arial" w:cs="Arial"/>
          <w:color w:val="000000" w:themeColor="text1"/>
          <w:sz w:val="24"/>
          <w:szCs w:val="24"/>
          <w:shd w:val="clear" w:color="auto" w:fill="FFFFFF"/>
        </w:rPr>
        <w:t xml:space="preserve">global </w:t>
      </w:r>
      <w:r w:rsidRPr="00FA48A7">
        <w:rPr>
          <w:rFonts w:ascii="Arial" w:hAnsi="Arial" w:cs="Arial"/>
          <w:color w:val="000000" w:themeColor="text1"/>
          <w:sz w:val="24"/>
          <w:szCs w:val="24"/>
          <w:shd w:val="clear" w:color="auto" w:fill="FFFFFF"/>
        </w:rPr>
        <w:t>rate (19.7%) of BP contro</w:t>
      </w:r>
      <w:r w:rsidRPr="002938C6">
        <w:rPr>
          <w:rFonts w:ascii="Arial" w:hAnsi="Arial" w:cs="Arial"/>
          <w:sz w:val="24"/>
          <w:szCs w:val="24"/>
        </w:rPr>
        <w:t>l</w:t>
      </w:r>
      <w:r w:rsidR="004C7211" w:rsidRPr="002938C6">
        <w:rPr>
          <w:rFonts w:ascii="Arial" w:hAnsi="Arial" w:cs="Arial"/>
          <w:sz w:val="24"/>
          <w:szCs w:val="24"/>
        </w:rPr>
        <w:t xml:space="preserve">, underscoring the urgent need for scalable, evidence-based strategies across diverse health systems. Understanding the most efficient and effective healthcare and policy options is therefore critical to guiding future </w:t>
      </w:r>
      <w:r w:rsidR="004A7BEF">
        <w:rPr>
          <w:rFonts w:ascii="Arial" w:hAnsi="Arial" w:cs="Arial"/>
          <w:sz w:val="24"/>
          <w:szCs w:val="24"/>
        </w:rPr>
        <w:t>BP</w:t>
      </w:r>
      <w:r w:rsidR="004C7211" w:rsidRPr="002938C6">
        <w:rPr>
          <w:rFonts w:ascii="Arial" w:hAnsi="Arial" w:cs="Arial"/>
          <w:sz w:val="24"/>
          <w:szCs w:val="24"/>
        </w:rPr>
        <w:t xml:space="preserve"> control programs.</w:t>
      </w:r>
      <w:r w:rsidR="6535B2D1" w:rsidRPr="00FA48A7">
        <w:rPr>
          <w:rFonts w:ascii="Arial" w:hAnsi="Arial" w:cs="Arial"/>
          <w:sz w:val="24"/>
          <w:szCs w:val="24"/>
        </w:rPr>
        <w:t xml:space="preserve"> </w:t>
      </w:r>
      <w:r w:rsidR="00296D49" w:rsidRPr="00FA48A7">
        <w:rPr>
          <w:rFonts w:ascii="Arial" w:hAnsi="Arial" w:cs="Arial"/>
          <w:sz w:val="24"/>
          <w:szCs w:val="24"/>
        </w:rPr>
        <w:t xml:space="preserve">Designing effective </w:t>
      </w:r>
      <w:r w:rsidR="004A7BEF">
        <w:rPr>
          <w:rFonts w:ascii="Arial" w:hAnsi="Arial" w:cs="Arial"/>
          <w:sz w:val="24"/>
          <w:szCs w:val="24"/>
        </w:rPr>
        <w:t>BP</w:t>
      </w:r>
      <w:r w:rsidR="00296D49" w:rsidRPr="00FA48A7">
        <w:rPr>
          <w:rFonts w:ascii="Arial" w:hAnsi="Arial" w:cs="Arial"/>
          <w:sz w:val="24"/>
          <w:szCs w:val="24"/>
        </w:rPr>
        <w:t xml:space="preserve"> control programs requires understanding what the most efficient and appropriate health care policy options are. Simulation </w:t>
      </w:r>
      <w:r w:rsidR="00375FA8" w:rsidRPr="00FA48A7">
        <w:rPr>
          <w:rFonts w:ascii="Arial" w:hAnsi="Arial" w:cs="Arial"/>
          <w:sz w:val="24"/>
          <w:szCs w:val="24"/>
        </w:rPr>
        <w:t>modelling</w:t>
      </w:r>
      <w:r w:rsidR="00296D49" w:rsidRPr="00FA48A7">
        <w:rPr>
          <w:rFonts w:ascii="Arial" w:hAnsi="Arial" w:cs="Arial"/>
          <w:sz w:val="24"/>
          <w:szCs w:val="24"/>
        </w:rPr>
        <w:t xml:space="preserve"> methods </w:t>
      </w:r>
      <w:r w:rsidR="00C22563">
        <w:rPr>
          <w:rFonts w:ascii="Arial" w:hAnsi="Arial" w:cs="Arial"/>
          <w:sz w:val="24"/>
          <w:szCs w:val="24"/>
        </w:rPr>
        <w:t>has</w:t>
      </w:r>
      <w:r w:rsidR="00C22563" w:rsidRPr="00FA48A7">
        <w:rPr>
          <w:rFonts w:ascii="Arial" w:hAnsi="Arial" w:cs="Arial"/>
          <w:sz w:val="24"/>
          <w:szCs w:val="24"/>
        </w:rPr>
        <w:t xml:space="preserve"> </w:t>
      </w:r>
      <w:r w:rsidR="00296D49" w:rsidRPr="00FA48A7">
        <w:rPr>
          <w:rFonts w:ascii="Arial" w:hAnsi="Arial" w:cs="Arial"/>
          <w:sz w:val="24"/>
          <w:szCs w:val="24"/>
        </w:rPr>
        <w:t>a crucial role in population intervention research for chronic diseases, as these provide a framework for understanding the dynamics of disease progression and the impact of various interventions</w:t>
      </w:r>
      <w:r w:rsidR="00BA06EB">
        <w:rPr>
          <w:rFonts w:ascii="Arial" w:hAnsi="Arial" w:cs="Arial"/>
          <w:sz w:val="24"/>
          <w:szCs w:val="24"/>
        </w:rPr>
        <w:t xml:space="preserve"> </w:t>
      </w:r>
      <w:r w:rsidR="00296D49" w:rsidRPr="00FA48A7">
        <w:rPr>
          <w:rFonts w:ascii="Arial" w:hAnsi="Arial" w:cs="Arial"/>
          <w:sz w:val="24"/>
          <w:szCs w:val="24"/>
        </w:rPr>
        <w:fldChar w:fldCharType="begin">
          <w:fldData xml:space="preserve">PEVuZE5vdGU+PENpdGU+PEF1dGhvcj5CcnlhbnQ8L0F1dGhvcj48WWVhcj4yMDIzPC9ZZWFyPjxS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</w:fldData>
        </w:fldChar>
      </w:r>
      <w:r w:rsidR="00BA2997">
        <w:rPr>
          <w:rFonts w:ascii="Arial" w:hAnsi="Arial" w:cs="Arial"/>
          <w:sz w:val="24"/>
          <w:szCs w:val="24"/>
        </w:rPr>
        <w:instrText xml:space="preserve"> ADDIN EN.CITE </w:instrText>
      </w:r>
      <w:r w:rsidR="00BA2997">
        <w:rPr>
          <w:rFonts w:ascii="Arial" w:hAnsi="Arial" w:cs="Arial"/>
          <w:sz w:val="24"/>
          <w:szCs w:val="24"/>
        </w:rPr>
        <w:fldChar w:fldCharType="begin">
          <w:fldData xml:space="preserve">PEVuZE5vdGU+PENpdGU+PEF1dGhvcj5CcnlhbnQ8L0F1dGhvcj48WWVhcj4yMDIzPC9ZZWFyPjxS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</w:fldData>
        </w:fldChar>
      </w:r>
      <w:r w:rsidR="00BA2997">
        <w:rPr>
          <w:rFonts w:ascii="Arial" w:hAnsi="Arial" w:cs="Arial"/>
          <w:sz w:val="24"/>
          <w:szCs w:val="24"/>
        </w:rPr>
        <w:instrText xml:space="preserve"> ADDIN EN.CITE.DATA </w:instrText>
      </w:r>
      <w:r w:rsidR="00BA2997">
        <w:rPr>
          <w:rFonts w:ascii="Arial" w:hAnsi="Arial" w:cs="Arial"/>
          <w:sz w:val="24"/>
          <w:szCs w:val="24"/>
        </w:rPr>
      </w:r>
      <w:r w:rsidR="00BA2997">
        <w:rPr>
          <w:rFonts w:ascii="Arial" w:hAnsi="Arial" w:cs="Arial"/>
          <w:sz w:val="24"/>
          <w:szCs w:val="24"/>
        </w:rPr>
        <w:fldChar w:fldCharType="end"/>
      </w:r>
      <w:r w:rsidR="00296D49" w:rsidRPr="00FA48A7">
        <w:rPr>
          <w:rFonts w:ascii="Arial" w:hAnsi="Arial" w:cs="Arial"/>
          <w:sz w:val="24"/>
          <w:szCs w:val="24"/>
        </w:rPr>
      </w:r>
      <w:r w:rsidR="00296D49" w:rsidRPr="00FA48A7">
        <w:rPr>
          <w:rFonts w:ascii="Arial" w:hAnsi="Arial" w:cs="Arial"/>
          <w:sz w:val="24"/>
          <w:szCs w:val="24"/>
        </w:rPr>
        <w:fldChar w:fldCharType="separate"/>
      </w:r>
      <w:r w:rsidR="008F6682">
        <w:rPr>
          <w:rFonts w:ascii="Arial" w:hAnsi="Arial" w:cs="Arial"/>
          <w:noProof/>
          <w:sz w:val="24"/>
          <w:szCs w:val="24"/>
        </w:rPr>
        <w:t>(5-7)</w:t>
      </w:r>
      <w:r w:rsidR="00296D49" w:rsidRPr="00FA48A7">
        <w:rPr>
          <w:rFonts w:ascii="Arial" w:hAnsi="Arial" w:cs="Arial"/>
          <w:sz w:val="24"/>
          <w:szCs w:val="24"/>
        </w:rPr>
        <w:fldChar w:fldCharType="end"/>
      </w:r>
      <w:r w:rsidR="00BA06EB">
        <w:rPr>
          <w:rFonts w:ascii="Arial" w:hAnsi="Arial" w:cs="Arial"/>
          <w:sz w:val="24"/>
          <w:szCs w:val="24"/>
        </w:rPr>
        <w:t>.</w:t>
      </w:r>
      <w:r w:rsidR="00296D49" w:rsidRPr="00FA48A7">
        <w:rPr>
          <w:rFonts w:ascii="Arial" w:hAnsi="Arial" w:cs="Arial"/>
          <w:sz w:val="24"/>
          <w:szCs w:val="24"/>
        </w:rPr>
        <w:t xml:space="preserve"> However, there is limited information on simulation models currently use</w:t>
      </w:r>
      <w:r w:rsidR="00F163EC">
        <w:rPr>
          <w:rFonts w:ascii="Arial" w:hAnsi="Arial" w:cs="Arial"/>
          <w:sz w:val="24"/>
          <w:szCs w:val="24"/>
        </w:rPr>
        <w:t xml:space="preserve">d for estimating </w:t>
      </w:r>
      <w:r w:rsidR="00C22563">
        <w:rPr>
          <w:rFonts w:ascii="Arial" w:hAnsi="Arial" w:cs="Arial"/>
          <w:sz w:val="24"/>
          <w:szCs w:val="24"/>
        </w:rPr>
        <w:t xml:space="preserve">population </w:t>
      </w:r>
      <w:r w:rsidR="00F163EC">
        <w:rPr>
          <w:rFonts w:ascii="Arial" w:hAnsi="Arial" w:cs="Arial"/>
          <w:sz w:val="24"/>
          <w:szCs w:val="24"/>
        </w:rPr>
        <w:t xml:space="preserve">health gains from </w:t>
      </w:r>
      <w:r w:rsidR="004337E5">
        <w:rPr>
          <w:rFonts w:ascii="Arial" w:hAnsi="Arial" w:cs="Arial"/>
          <w:sz w:val="24"/>
          <w:szCs w:val="24"/>
        </w:rPr>
        <w:t>interventions</w:t>
      </w:r>
      <w:r w:rsidR="002938C6">
        <w:rPr>
          <w:rFonts w:ascii="Arial" w:hAnsi="Arial" w:cs="Arial"/>
          <w:sz w:val="24"/>
          <w:szCs w:val="24"/>
        </w:rPr>
        <w:t xml:space="preserve"> targeting </w:t>
      </w:r>
      <w:r w:rsidR="00C22563">
        <w:rPr>
          <w:rFonts w:ascii="Arial" w:hAnsi="Arial" w:cs="Arial"/>
          <w:sz w:val="24"/>
          <w:szCs w:val="24"/>
        </w:rPr>
        <w:t>BP</w:t>
      </w:r>
      <w:r w:rsidR="002938C6">
        <w:rPr>
          <w:rFonts w:ascii="Arial" w:hAnsi="Arial" w:cs="Arial"/>
          <w:sz w:val="24"/>
          <w:szCs w:val="24"/>
        </w:rPr>
        <w:t xml:space="preserve"> control</w:t>
      </w:r>
      <w:r w:rsidR="00A520ED" w:rsidRPr="002938C6">
        <w:rPr>
          <w:rFonts w:ascii="Arial" w:hAnsi="Arial" w:cs="Arial"/>
          <w:sz w:val="24"/>
          <w:szCs w:val="24"/>
        </w:rPr>
        <w:t>, representing an important gap in evidence to inform policy and practice.</w:t>
      </w:r>
    </w:p>
    <w:p w14:paraId="7DC19AEE" w14:textId="0C96806D" w:rsidR="00EC31D4" w:rsidRPr="00FA48A7" w:rsidRDefault="006F21E0" w:rsidP="00BF1D89">
      <w:pPr>
        <w:spacing w:line="480" w:lineRule="auto"/>
        <w:rPr>
          <w:rFonts w:ascii="Arial" w:hAnsi="Arial" w:cs="Arial"/>
          <w:color w:val="000000" w:themeColor="text1"/>
          <w:sz w:val="24"/>
          <w:szCs w:val="24"/>
          <w:shd w:val="clear" w:color="auto" w:fill="FFFFFF"/>
        </w:rPr>
      </w:pPr>
      <w:r>
        <w:rPr>
          <w:rFonts w:ascii="Arial" w:hAnsi="Arial" w:cs="Arial"/>
          <w:sz w:val="24"/>
          <w:szCs w:val="24"/>
        </w:rPr>
        <w:t xml:space="preserve">Among </w:t>
      </w:r>
      <w:r w:rsidR="005133D5">
        <w:rPr>
          <w:rFonts w:ascii="Arial" w:hAnsi="Arial" w:cs="Arial"/>
          <w:sz w:val="24"/>
          <w:szCs w:val="24"/>
        </w:rPr>
        <w:t xml:space="preserve">low-middle-income </w:t>
      </w:r>
      <w:r>
        <w:rPr>
          <w:rFonts w:ascii="Arial" w:hAnsi="Arial" w:cs="Arial"/>
          <w:sz w:val="24"/>
          <w:szCs w:val="24"/>
        </w:rPr>
        <w:t>countries, Nepal</w:t>
      </w:r>
      <w:r w:rsidRPr="00FA48A7">
        <w:rPr>
          <w:rFonts w:ascii="Arial" w:hAnsi="Arial" w:cs="Arial"/>
          <w:sz w:val="24"/>
          <w:szCs w:val="24"/>
        </w:rPr>
        <w:t xml:space="preserve"> </w:t>
      </w:r>
      <w:r>
        <w:rPr>
          <w:rFonts w:ascii="Arial" w:hAnsi="Arial" w:cs="Arial"/>
          <w:sz w:val="24"/>
          <w:szCs w:val="24"/>
        </w:rPr>
        <w:t xml:space="preserve">exemplifies as a country </w:t>
      </w:r>
      <w:ins w:id="236" w:author="Shiva Mishra" w:date="2026-04-14T11:20:00Z" w16du:dateUtc="2026-04-14T01:20:00Z">
        <w:r w:rsidR="004C002F">
          <w:rPr>
            <w:rFonts w:ascii="Arial" w:hAnsi="Arial" w:cs="Arial"/>
            <w:sz w:val="24"/>
            <w:szCs w:val="24"/>
          </w:rPr>
          <w:t xml:space="preserve">with </w:t>
        </w:r>
      </w:ins>
      <w:ins w:id="237" w:author="Shiva Mishra" w:date="2026-04-14T11:21:00Z" w16du:dateUtc="2026-04-14T01:21:00Z">
        <w:r w:rsidR="00FF4F33">
          <w:rPr>
            <w:rFonts w:ascii="Arial" w:hAnsi="Arial" w:cs="Arial"/>
            <w:sz w:val="24"/>
            <w:szCs w:val="24"/>
          </w:rPr>
          <w:t xml:space="preserve">an </w:t>
        </w:r>
      </w:ins>
      <w:ins w:id="238" w:author="Shiva Mishra" w:date="2026-04-14T11:20:00Z" w16du:dateUtc="2026-04-14T01:20:00Z">
        <w:r w:rsidR="004C002F">
          <w:rPr>
            <w:rFonts w:ascii="Arial" w:hAnsi="Arial" w:cs="Arial"/>
            <w:sz w:val="24"/>
            <w:szCs w:val="24"/>
          </w:rPr>
          <w:t xml:space="preserve">urgent need for </w:t>
        </w:r>
      </w:ins>
      <w:ins w:id="239" w:author="Shiva Mishra" w:date="2026-04-14T11:21:00Z" w16du:dateUtc="2026-04-14T01:21:00Z">
        <w:r w:rsidR="004C002F">
          <w:rPr>
            <w:rFonts w:ascii="Arial" w:hAnsi="Arial" w:cs="Arial"/>
            <w:sz w:val="24"/>
            <w:szCs w:val="24"/>
          </w:rPr>
          <w:t>concerted</w:t>
        </w:r>
      </w:ins>
      <w:ins w:id="240" w:author="Shiva Mishra" w:date="2026-04-14T11:20:00Z" w16du:dateUtc="2026-04-14T01:20:00Z">
        <w:r w:rsidR="004C002F">
          <w:rPr>
            <w:rFonts w:ascii="Arial" w:hAnsi="Arial" w:cs="Arial"/>
            <w:sz w:val="24"/>
            <w:szCs w:val="24"/>
          </w:rPr>
          <w:t xml:space="preserve"> effort for </w:t>
        </w:r>
      </w:ins>
      <w:ins w:id="241" w:author="Shiva Mishra" w:date="2026-04-14T11:21:00Z" w16du:dateUtc="2026-04-14T01:21:00Z">
        <w:r w:rsidR="004C002F">
          <w:rPr>
            <w:rFonts w:ascii="Arial" w:hAnsi="Arial" w:cs="Arial"/>
            <w:sz w:val="24"/>
            <w:szCs w:val="24"/>
          </w:rPr>
          <w:t>hypertension management</w:t>
        </w:r>
        <w:r w:rsidR="00FF4F33">
          <w:rPr>
            <w:rFonts w:ascii="Arial" w:hAnsi="Arial" w:cs="Arial"/>
            <w:sz w:val="24"/>
            <w:szCs w:val="24"/>
          </w:rPr>
          <w:t xml:space="preserve"> </w:t>
        </w:r>
        <w:r w:rsidR="00FF4F33" w:rsidRPr="001F0C3B">
          <w:rPr>
            <w:rFonts w:ascii="Arial" w:hAnsi="Arial" w:cs="Arial"/>
            <w:i/>
            <w:iCs/>
            <w:sz w:val="24"/>
            <w:szCs w:val="24"/>
          </w:rPr>
          <w:fldChar w:fldCharType="begin">
            <w:fldData xml:space="preserve">PEVuZE5vdGU+PENpdGU+PEF1dGhvcj5NaXNocmE8L0F1dGhvcj48WWVhcj4yMDE1PC9ZZWFyPjxS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</w:fldData>
          </w:fldChar>
        </w:r>
        <w:r w:rsidR="00FF4F33">
          <w:rPr>
            <w:rFonts w:ascii="Arial" w:hAnsi="Arial" w:cs="Arial"/>
            <w:i/>
            <w:iCs/>
            <w:sz w:val="24"/>
            <w:szCs w:val="24"/>
          </w:rPr>
          <w:instrText xml:space="preserve"> ADDIN EN.CITE </w:instrText>
        </w:r>
        <w:r w:rsidR="00FF4F33">
          <w:rPr>
            <w:rFonts w:ascii="Arial" w:hAnsi="Arial" w:cs="Arial"/>
            <w:i/>
            <w:iCs/>
            <w:sz w:val="24"/>
            <w:szCs w:val="24"/>
          </w:rPr>
          <w:fldChar w:fldCharType="begin">
            <w:fldData xml:space="preserve">PEVuZE5vdGU+PENpdGU+PEF1dGhvcj5NaXNocmE8L0F1dGhvcj48WWVhcj4yMDE1PC9ZZWFyPjxS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</w:fldData>
          </w:fldChar>
        </w:r>
        <w:r w:rsidR="00FF4F33">
          <w:rPr>
            <w:rFonts w:ascii="Arial" w:hAnsi="Arial" w:cs="Arial"/>
            <w:i/>
            <w:iCs/>
            <w:sz w:val="24"/>
            <w:szCs w:val="24"/>
          </w:rPr>
          <w:instrText xml:space="preserve"> ADDIN EN.CITE.DATA </w:instrText>
        </w:r>
        <w:r w:rsidR="00FF4F33">
          <w:rPr>
            <w:rFonts w:ascii="Arial" w:hAnsi="Arial" w:cs="Arial"/>
            <w:i/>
            <w:iCs/>
            <w:sz w:val="24"/>
            <w:szCs w:val="24"/>
          </w:rPr>
        </w:r>
        <w:r w:rsidR="00FF4F33">
          <w:rPr>
            <w:rFonts w:ascii="Arial" w:hAnsi="Arial" w:cs="Arial"/>
            <w:i/>
            <w:iCs/>
            <w:sz w:val="24"/>
            <w:szCs w:val="24"/>
          </w:rPr>
          <w:fldChar w:fldCharType="end"/>
        </w:r>
        <w:r w:rsidR="00FF4F33" w:rsidRPr="001F0C3B">
          <w:rPr>
            <w:rFonts w:ascii="Arial" w:hAnsi="Arial" w:cs="Arial"/>
            <w:i/>
            <w:iCs/>
            <w:sz w:val="24"/>
            <w:szCs w:val="24"/>
          </w:rPr>
        </w:r>
        <w:r w:rsidR="00FF4F33" w:rsidRPr="001F0C3B">
          <w:rPr>
            <w:rFonts w:ascii="Arial" w:hAnsi="Arial" w:cs="Arial"/>
            <w:i/>
            <w:iCs/>
            <w:sz w:val="24"/>
            <w:szCs w:val="24"/>
          </w:rPr>
          <w:fldChar w:fldCharType="separate"/>
        </w:r>
        <w:r w:rsidR="00FF4F33">
          <w:rPr>
            <w:rFonts w:ascii="Arial" w:hAnsi="Arial" w:cs="Arial"/>
            <w:i/>
            <w:iCs/>
            <w:noProof/>
            <w:sz w:val="24"/>
            <w:szCs w:val="24"/>
          </w:rPr>
          <w:t>(8, 11, 12)</w:t>
        </w:r>
        <w:r w:rsidR="00FF4F33" w:rsidRPr="001F0C3B">
          <w:rPr>
            <w:rFonts w:ascii="Arial" w:hAnsi="Arial" w:cs="Arial"/>
            <w:i/>
            <w:iCs/>
            <w:sz w:val="24"/>
            <w:szCs w:val="24"/>
          </w:rPr>
          <w:fldChar w:fldCharType="end"/>
        </w:r>
        <w:r w:rsidR="004C002F">
          <w:rPr>
            <w:rFonts w:ascii="Arial" w:hAnsi="Arial" w:cs="Arial"/>
            <w:sz w:val="24"/>
            <w:szCs w:val="24"/>
          </w:rPr>
          <w:t xml:space="preserve">. </w:t>
        </w:r>
      </w:ins>
      <w:del w:id="242" w:author="Shiva Mishra" w:date="2026-04-14T11:21:00Z" w16du:dateUtc="2026-04-14T01:21:00Z">
        <w:r w:rsidR="00D434D3" w:rsidDel="004C002F">
          <w:rPr>
            <w:rFonts w:ascii="Arial" w:hAnsi="Arial" w:cs="Arial"/>
            <w:sz w:val="24"/>
            <w:szCs w:val="24"/>
          </w:rPr>
          <w:delText xml:space="preserve">with </w:delText>
        </w:r>
      </w:del>
      <w:ins w:id="243" w:author="Shiva Mishra" w:date="2026-04-14T11:21:00Z" w16du:dateUtc="2026-04-14T01:21:00Z">
        <w:r w:rsidR="00FF4F33">
          <w:rPr>
            <w:rFonts w:ascii="Arial" w:hAnsi="Arial" w:cs="Arial"/>
            <w:sz w:val="24"/>
            <w:szCs w:val="24"/>
          </w:rPr>
          <w:t>The country is</w:t>
        </w:r>
        <w:r w:rsidR="004C002F">
          <w:rPr>
            <w:rFonts w:ascii="Arial" w:hAnsi="Arial" w:cs="Arial"/>
            <w:sz w:val="24"/>
            <w:szCs w:val="24"/>
          </w:rPr>
          <w:t xml:space="preserve"> witnessing a </w:t>
        </w:r>
      </w:ins>
      <w:r w:rsidR="00D434D3">
        <w:rPr>
          <w:rFonts w:ascii="Arial" w:hAnsi="Arial" w:cs="Arial"/>
          <w:sz w:val="24"/>
          <w:szCs w:val="24"/>
        </w:rPr>
        <w:t xml:space="preserve">rapid epidemiological transition driven by urbanisation, dietary changes </w:t>
      </w:r>
      <w:r w:rsidR="00D434D3">
        <w:rPr>
          <w:rFonts w:ascii="Arial" w:hAnsi="Arial" w:cs="Arial"/>
          <w:sz w:val="24"/>
          <w:szCs w:val="24"/>
        </w:rPr>
        <w:lastRenderedPageBreak/>
        <w:t xml:space="preserve">and </w:t>
      </w:r>
      <w:r w:rsidR="005133D5">
        <w:rPr>
          <w:rFonts w:ascii="Arial" w:hAnsi="Arial" w:cs="Arial"/>
          <w:sz w:val="24"/>
          <w:szCs w:val="24"/>
        </w:rPr>
        <w:t>population aging</w:t>
      </w:r>
      <w:ins w:id="244" w:author="Shiva Mishra" w:date="2026-04-14T10:42:00Z" w16du:dateUtc="2026-04-14T00:42:00Z">
        <w:r w:rsidR="00AB3E56">
          <w:rPr>
            <w:rFonts w:ascii="Arial" w:hAnsi="Arial" w:cs="Arial"/>
            <w:sz w:val="24"/>
            <w:szCs w:val="24"/>
          </w:rPr>
          <w:t xml:space="preserve"> </w:t>
        </w:r>
      </w:ins>
      <w:r w:rsidR="00AB3E56">
        <w:rPr>
          <w:rFonts w:ascii="Arial" w:hAnsi="Arial" w:cs="Arial"/>
          <w:sz w:val="24"/>
          <w:szCs w:val="24"/>
        </w:rPr>
        <w:fldChar w:fldCharType="begin"/>
      </w:r>
      <w:r w:rsidR="00AB3E56">
        <w:rPr>
          <w:rFonts w:ascii="Arial" w:hAnsi="Arial" w:cs="Arial"/>
          <w:sz w:val="24"/>
          <w:szCs w:val="24"/>
        </w:rPr>
        <w:instrText xml:space="preserve"> ADDIN EN.CITE &lt;EndNote&gt;&lt;Cite&gt;&lt;Author&gt;Mishra&lt;/Author&gt;&lt;Year&gt;2015&lt;/Year&gt;&lt;RecNum&gt;30&lt;/RecNum&gt;&lt;DisplayText&gt;(8, 9)&lt;/DisplayText&gt;&lt;record&gt;&lt;rec-number&gt;30&lt;/rec-number&gt;&lt;foreign-keys&gt;&lt;key app="EN" db-id="svdzrtewozt50pe95zu50awjvvs99vpxds2w" timestamp="1776125753"&gt;30&lt;/key&gt;&lt;/foreign-keys&gt;&lt;ref-type name="Journal Article"&gt;17&lt;/ref-type&gt;&lt;contributors&gt;&lt;authors&gt;&lt;author&gt;Mishra, Shiva Raj&lt;/author&gt;&lt;author&gt;Neupane, Dinesh&lt;/author&gt;&lt;author&gt;Bhandari, Parash Mani&lt;/author&gt;&lt;author&gt;Khanal, Vishnu&lt;/author&gt;&lt;author&gt;Kallestrup, Per&lt;/author&gt;&lt;/authors&gt;&lt;/contributors&gt;&lt;titles&gt;&lt;title&gt;Burgeoning burden of non-communicable diseases in Nepal: a scoping review&lt;/title&gt;&lt;secondary-title&gt;Globalization and health&lt;/secondary-title&gt;&lt;/titles&gt;&lt;periodical&gt;&lt;full-title&gt;Globalization and health&lt;/full-title&gt;&lt;/periodical&gt;&lt;pages&gt;32&lt;/pages&gt;&lt;volume&gt;11&lt;/volume&gt;&lt;number&gt;1&lt;/number&gt;&lt;dates&gt;&lt;year&gt;2015&lt;/year&gt;&lt;/dates&gt;&lt;isbn&gt;1744-8603&lt;/isbn&gt;&lt;urls&gt;&lt;/urls&gt;&lt;/record&gt;&lt;/Cite&gt;&lt;Cite&gt;&lt;Author&gt;Mishra&lt;/Author&gt;&lt;Year&gt;2019&lt;/Year&gt;&lt;RecNum&gt;17&lt;/RecNum&gt;&lt;record&gt;&lt;rec-number&gt;17&lt;/rec-number&gt;&lt;foreign-keys&gt;&lt;key app="EN" db-id="svdzrtewozt50pe95zu50awjvvs99vpxds2w" timestamp="1776125703"&gt;17&lt;/key&gt;&lt;/foreign-keys&gt;&lt;ref-type name="Journal Article"&gt;17&lt;/ref-type&gt;&lt;contributors&gt;&lt;authors&gt;&lt;author&gt;Mishra, Shiva Raj&lt;/author&gt;&lt;author&gt;Ghimire, Saruna&lt;/author&gt;&lt;author&gt;Shrestha, Nipun&lt;/author&gt;&lt;author&gt;Shrestha, Archana&lt;/author&gt;&lt;author&gt;Virani, Salim S&lt;/author&gt;&lt;/authors&gt;&lt;/contributors&gt;&lt;titles&gt;&lt;title&gt;Socio-economic inequalities in hypertension burden and cascade of services: nationwide cross-sectional study in Nepal&lt;/title&gt;&lt;secondary-title&gt;Journal of human hypertension&lt;/secondary-title&gt;&lt;/titles&gt;&lt;periodical&gt;&lt;full-title&gt;Journal of human hypertension&lt;/full-title&gt;&lt;/periodical&gt;&lt;pages&gt;613-625&lt;/pages&gt;&lt;volume&gt;33&lt;/volume&gt;&lt;number&gt;8&lt;/number&gt;&lt;dates&gt;&lt;year&gt;2019&lt;/year&gt;&lt;/dates&gt;&lt;isbn&gt;0950-9240&lt;/isbn&gt;&lt;urls&gt;&lt;/urls&gt;&lt;/record&gt;&lt;/Cite&gt;&lt;/EndNote&gt;</w:instrText>
      </w:r>
      <w:r w:rsidR="00AB3E56">
        <w:rPr>
          <w:rFonts w:ascii="Arial" w:hAnsi="Arial" w:cs="Arial"/>
          <w:sz w:val="24"/>
          <w:szCs w:val="24"/>
        </w:rPr>
        <w:fldChar w:fldCharType="separate"/>
      </w:r>
      <w:r w:rsidR="00AB3E56">
        <w:rPr>
          <w:rFonts w:ascii="Arial" w:hAnsi="Arial" w:cs="Arial"/>
          <w:noProof/>
          <w:sz w:val="24"/>
          <w:szCs w:val="24"/>
        </w:rPr>
        <w:t>(8, 9)</w:t>
      </w:r>
      <w:r w:rsidR="00AB3E56">
        <w:rPr>
          <w:rFonts w:ascii="Arial" w:hAnsi="Arial" w:cs="Arial"/>
          <w:sz w:val="24"/>
          <w:szCs w:val="24"/>
        </w:rPr>
        <w:fldChar w:fldCharType="end"/>
      </w:r>
      <w:r w:rsidR="005133D5">
        <w:rPr>
          <w:rFonts w:ascii="Arial" w:hAnsi="Arial" w:cs="Arial"/>
          <w:sz w:val="24"/>
          <w:szCs w:val="24"/>
        </w:rPr>
        <w:t>, with hypertension prevalence now estimated at 25-30% among adults</w:t>
      </w:r>
      <w:r w:rsidR="004C6FC1" w:rsidRPr="004C6FC1">
        <w:rPr>
          <w:rFonts w:ascii="Arial" w:hAnsi="Arial" w:cs="Arial"/>
          <w:sz w:val="24"/>
          <w:szCs w:val="24"/>
        </w:rPr>
        <w:t xml:space="preserve">, responsible for an estimated </w:t>
      </w:r>
      <w:r w:rsidR="0042063D">
        <w:rPr>
          <w:rFonts w:ascii="Arial" w:hAnsi="Arial" w:cs="Arial"/>
          <w:sz w:val="24"/>
          <w:szCs w:val="24"/>
        </w:rPr>
        <w:t>24</w:t>
      </w:r>
      <w:r w:rsidR="004C6FC1" w:rsidRPr="004C6FC1">
        <w:rPr>
          <w:rFonts w:ascii="Arial" w:hAnsi="Arial" w:cs="Arial"/>
          <w:sz w:val="24"/>
          <w:szCs w:val="24"/>
        </w:rPr>
        <w:t>% of all cardiovascular deaths and over 4</w:t>
      </w:r>
      <w:r w:rsidR="000F56BA">
        <w:rPr>
          <w:rFonts w:ascii="Arial" w:hAnsi="Arial" w:cs="Arial"/>
          <w:sz w:val="24"/>
          <w:szCs w:val="24"/>
        </w:rPr>
        <w:t>6</w:t>
      </w:r>
      <w:r w:rsidR="004C6FC1" w:rsidRPr="004C6FC1">
        <w:rPr>
          <w:rFonts w:ascii="Arial" w:hAnsi="Arial" w:cs="Arial"/>
          <w:sz w:val="24"/>
          <w:szCs w:val="24"/>
        </w:rPr>
        <w:t xml:space="preserve">,000 deaths annually from stroke, ischaemic heart disease, and hypertensive heart disease </w:t>
      </w:r>
      <w:r w:rsidR="004C6FC1" w:rsidRPr="004C002F">
        <w:rPr>
          <w:rFonts w:ascii="Arial" w:hAnsi="Arial" w:cs="Arial"/>
          <w:sz w:val="24"/>
          <w:szCs w:val="24"/>
        </w:rPr>
        <w:t>combined</w:t>
      </w:r>
      <w:r w:rsidR="00C149DB" w:rsidRPr="004C002F">
        <w:rPr>
          <w:rFonts w:ascii="Arial" w:hAnsi="Arial" w:cs="Arial"/>
          <w:sz w:val="24"/>
          <w:szCs w:val="24"/>
        </w:rPr>
        <w:t xml:space="preserve"> </w:t>
      </w:r>
      <w:r w:rsidR="001F6B31" w:rsidRPr="004C002F">
        <w:rPr>
          <w:rFonts w:ascii="Arial" w:hAnsi="Arial" w:cs="Arial"/>
          <w:sz w:val="24"/>
          <w:szCs w:val="24"/>
          <w:rPrChange w:id="245" w:author="Shiva Mishra" w:date="2026-04-14T11:20:00Z" w16du:dateUtc="2026-04-14T01:20:00Z">
            <w:rPr>
              <w:rFonts w:ascii="Arial" w:hAnsi="Arial" w:cs="Arial"/>
              <w:sz w:val="24"/>
              <w:szCs w:val="24"/>
              <w:highlight w:val="yellow"/>
            </w:rPr>
          </w:rPrChange>
        </w:rPr>
        <w:fldChar w:fldCharType="begin"/>
      </w:r>
      <w:r w:rsidR="00AB3E56" w:rsidRPr="004C002F">
        <w:rPr>
          <w:rFonts w:ascii="Arial" w:hAnsi="Arial" w:cs="Arial"/>
          <w:sz w:val="24"/>
          <w:szCs w:val="24"/>
          <w:rPrChange w:id="246" w:author="Shiva Mishra" w:date="2026-04-14T11:20:00Z" w16du:dateUtc="2026-04-14T01:20:00Z">
            <w:rPr>
              <w:rFonts w:ascii="Arial" w:hAnsi="Arial" w:cs="Arial"/>
              <w:sz w:val="24"/>
              <w:szCs w:val="24"/>
              <w:highlight w:val="yellow"/>
            </w:rPr>
          </w:rPrChange>
        </w:rPr>
        <w:instrText xml:space="preserve"> ADDIN EN.CITE &lt;EndNote&gt;&lt;Cite&gt;&lt;Author&gt;Pandey&lt;/Author&gt;&lt;Year&gt;2023&lt;/Year&gt;&lt;RecNum&gt;34&lt;/RecNum&gt;&lt;DisplayText&gt;(10)&lt;/DisplayText&gt;&lt;record&gt;&lt;rec-number&gt;34&lt;/rec-number&gt;&lt;foreign-keys&gt;&lt;key app="EN" db-id="svdzrtewozt50pe95zu50awjvvs99vpxds2w" timestamp="1776127257"&gt;34&lt;/key&gt;&lt;/foreign-keys&gt;&lt;ref-type name="Journal Article"&gt;17&lt;/ref-type&gt;&lt;contributors&gt;&lt;authors&gt;&lt;author&gt;Pandey, Achyut Raj&lt;/author&gt;&lt;author&gt;Dhimal, Meghnath&lt;/author&gt;&lt;author&gt;Shrestha, Niraj&lt;/author&gt;&lt;author&gt;Sharma, Dikshya&lt;/author&gt;&lt;author&gt;Maskey, Jasmine&lt;/author&gt;&lt;author&gt;Dhungana, Raja Ram&lt;/author&gt;&lt;author&gt;Bista, Bihungum&lt;/author&gt;&lt;author&gt;Aryal, Krishna Kumar&lt;/author&gt;&lt;/authors&gt;&lt;/contributors&gt;&lt;titles&gt;&lt;title&gt;Burden of cardiovascular diseases in Nepal from 1990 to 2019: the global burden of disease study, 2019&lt;/title&gt;&lt;secondary-title&gt;Global health, epidemiology and genomics&lt;/secondary-title&gt;&lt;/titles&gt;&lt;periodical&gt;&lt;full-title&gt;Global health, epidemiology and genomics&lt;/full-title&gt;&lt;/periodical&gt;&lt;pages&gt;3700094&lt;/pages&gt;&lt;volume&gt;2023&lt;/volume&gt;&lt;number&gt;1&lt;/number&gt;&lt;dates&gt;&lt;year&gt;2023&lt;/year&gt;&lt;/dates&gt;&lt;isbn&gt;2054-4200&lt;/isbn&gt;&lt;urls&gt;&lt;/urls&gt;&lt;/record&gt;&lt;/Cite&gt;&lt;/EndNote&gt;</w:instrText>
      </w:r>
      <w:r w:rsidR="001F6B31" w:rsidRPr="004C002F">
        <w:rPr>
          <w:rFonts w:ascii="Arial" w:hAnsi="Arial" w:cs="Arial"/>
          <w:sz w:val="24"/>
          <w:szCs w:val="24"/>
          <w:rPrChange w:id="247" w:author="Shiva Mishra" w:date="2026-04-14T11:20:00Z" w16du:dateUtc="2026-04-14T01:20:00Z">
            <w:rPr>
              <w:rFonts w:ascii="Arial" w:hAnsi="Arial" w:cs="Arial"/>
              <w:sz w:val="24"/>
              <w:szCs w:val="24"/>
              <w:highlight w:val="yellow"/>
            </w:rPr>
          </w:rPrChange>
        </w:rPr>
        <w:fldChar w:fldCharType="separate"/>
      </w:r>
      <w:r w:rsidR="00AB3E56" w:rsidRPr="004C002F">
        <w:rPr>
          <w:rFonts w:ascii="Arial" w:hAnsi="Arial" w:cs="Arial"/>
          <w:noProof/>
          <w:sz w:val="24"/>
          <w:szCs w:val="24"/>
          <w:rPrChange w:id="248" w:author="Shiva Mishra" w:date="2026-04-14T11:20:00Z" w16du:dateUtc="2026-04-14T01:20:00Z">
            <w:rPr>
              <w:rFonts w:ascii="Arial" w:hAnsi="Arial" w:cs="Arial"/>
              <w:noProof/>
              <w:sz w:val="24"/>
              <w:szCs w:val="24"/>
              <w:highlight w:val="yellow"/>
            </w:rPr>
          </w:rPrChange>
        </w:rPr>
        <w:t>(10)</w:t>
      </w:r>
      <w:r w:rsidR="001F6B31" w:rsidRPr="004C002F">
        <w:rPr>
          <w:rFonts w:ascii="Arial" w:hAnsi="Arial" w:cs="Arial"/>
          <w:sz w:val="24"/>
          <w:szCs w:val="24"/>
          <w:rPrChange w:id="249" w:author="Shiva Mishra" w:date="2026-04-14T11:20:00Z" w16du:dateUtc="2026-04-14T01:20:00Z">
            <w:rPr>
              <w:rFonts w:ascii="Arial" w:hAnsi="Arial" w:cs="Arial"/>
              <w:sz w:val="24"/>
              <w:szCs w:val="24"/>
              <w:highlight w:val="yellow"/>
            </w:rPr>
          </w:rPrChange>
        </w:rPr>
        <w:fldChar w:fldCharType="end"/>
      </w:r>
      <w:r w:rsidR="005133D5" w:rsidRPr="004C002F">
        <w:rPr>
          <w:rFonts w:ascii="Arial" w:hAnsi="Arial" w:cs="Arial"/>
          <w:sz w:val="24"/>
          <w:szCs w:val="24"/>
        </w:rPr>
        <w:t xml:space="preserve">. </w:t>
      </w:r>
      <w:r w:rsidR="00C149DB" w:rsidRPr="004C002F">
        <w:rPr>
          <w:rFonts w:ascii="Arial" w:hAnsi="Arial" w:cs="Arial"/>
          <w:sz w:val="24"/>
          <w:szCs w:val="24"/>
        </w:rPr>
        <w:t>Yet BP control</w:t>
      </w:r>
      <w:r w:rsidR="00C149DB" w:rsidRPr="00C149DB">
        <w:rPr>
          <w:rFonts w:ascii="Arial" w:hAnsi="Arial" w:cs="Arial"/>
          <w:sz w:val="24"/>
          <w:szCs w:val="24"/>
        </w:rPr>
        <w:t xml:space="preserve"> rates remain critically low fewer than one in ten people with hypertension have their BP controlled reflecting cascading failures across awareness, treatment access, medicine affordability, and health system capacity</w:t>
      </w:r>
      <w:r w:rsidR="00C149DB">
        <w:rPr>
          <w:rFonts w:ascii="Arial" w:hAnsi="Arial" w:cs="Arial"/>
          <w:sz w:val="24"/>
          <w:szCs w:val="24"/>
        </w:rPr>
        <w:t xml:space="preserve"> </w:t>
      </w:r>
      <w:r w:rsidR="00C149DB" w:rsidRPr="00FF4F33">
        <w:rPr>
          <w:rFonts w:ascii="Arial" w:hAnsi="Arial" w:cs="Arial"/>
          <w:sz w:val="24"/>
          <w:szCs w:val="24"/>
          <w:rPrChange w:id="250" w:author="Shiva Mishra" w:date="2026-04-14T11:21:00Z" w16du:dateUtc="2026-04-14T01:21:00Z">
            <w:rPr>
              <w:rFonts w:ascii="Arial" w:hAnsi="Arial" w:cs="Arial"/>
              <w:i/>
              <w:iCs/>
              <w:sz w:val="24"/>
              <w:szCs w:val="24"/>
            </w:rPr>
          </w:rPrChange>
        </w:rPr>
        <w:fldChar w:fldCharType="begin">
          <w:fldData xml:space="preserve">PEVuZE5vdGU+PENpdGU+PEF1dGhvcj5NaXNocmE8L0F1dGhvcj48WWVhcj4yMDE1PC9ZZWFyPjxS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</w:fldData>
        </w:fldChar>
      </w:r>
      <w:r w:rsidR="00AB3E56" w:rsidRPr="00FF4F33">
        <w:rPr>
          <w:rFonts w:ascii="Arial" w:hAnsi="Arial" w:cs="Arial"/>
          <w:sz w:val="24"/>
          <w:szCs w:val="24"/>
          <w:rPrChange w:id="251" w:author="Shiva Mishra" w:date="2026-04-14T11:21:00Z" w16du:dateUtc="2026-04-14T01:21:00Z">
            <w:rPr>
              <w:rFonts w:ascii="Arial" w:hAnsi="Arial" w:cs="Arial"/>
              <w:i/>
              <w:iCs/>
              <w:sz w:val="24"/>
              <w:szCs w:val="24"/>
            </w:rPr>
          </w:rPrChange>
        </w:rPr>
        <w:instrText xml:space="preserve"> ADDIN EN.CITE </w:instrText>
      </w:r>
      <w:r w:rsidR="00AB3E56" w:rsidRPr="00FF4F33">
        <w:rPr>
          <w:rFonts w:ascii="Arial" w:hAnsi="Arial" w:cs="Arial"/>
          <w:sz w:val="24"/>
          <w:szCs w:val="24"/>
          <w:rPrChange w:id="252" w:author="Shiva Mishra" w:date="2026-04-14T11:21:00Z" w16du:dateUtc="2026-04-14T01:21:00Z">
            <w:rPr>
              <w:rFonts w:ascii="Arial" w:hAnsi="Arial" w:cs="Arial"/>
              <w:i/>
              <w:iCs/>
              <w:sz w:val="24"/>
              <w:szCs w:val="24"/>
            </w:rPr>
          </w:rPrChange>
        </w:rPr>
        <w:fldChar w:fldCharType="begin">
          <w:fldData xml:space="preserve">PEVuZE5vdGU+PENpdGU+PEF1dGhvcj5NaXNocmE8L0F1dGhvcj48WWVhcj4yMDE1PC9ZZWFyPjxS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</w:fldData>
        </w:fldChar>
      </w:r>
      <w:r w:rsidR="00AB3E56" w:rsidRPr="00FF4F33">
        <w:rPr>
          <w:rFonts w:ascii="Arial" w:hAnsi="Arial" w:cs="Arial"/>
          <w:sz w:val="24"/>
          <w:szCs w:val="24"/>
          <w:rPrChange w:id="253" w:author="Shiva Mishra" w:date="2026-04-14T11:21:00Z" w16du:dateUtc="2026-04-14T01:21:00Z">
            <w:rPr>
              <w:rFonts w:ascii="Arial" w:hAnsi="Arial" w:cs="Arial"/>
              <w:i/>
              <w:iCs/>
              <w:sz w:val="24"/>
              <w:szCs w:val="24"/>
            </w:rPr>
          </w:rPrChange>
        </w:rPr>
        <w:instrText xml:space="preserve"> ADDIN EN.CITE.DATA </w:instrText>
      </w:r>
      <w:r w:rsidR="00AB3E56" w:rsidRPr="007C075C">
        <w:rPr>
          <w:rFonts w:ascii="Arial" w:hAnsi="Arial" w:cs="Arial"/>
          <w:sz w:val="24"/>
          <w:szCs w:val="24"/>
        </w:rPr>
      </w:r>
      <w:r w:rsidR="00AB3E56" w:rsidRPr="00FF4F33">
        <w:rPr>
          <w:rFonts w:ascii="Arial" w:hAnsi="Arial" w:cs="Arial"/>
          <w:sz w:val="24"/>
          <w:szCs w:val="24"/>
          <w:rPrChange w:id="254" w:author="Shiva Mishra" w:date="2026-04-14T11:21:00Z" w16du:dateUtc="2026-04-14T01:21:00Z">
            <w:rPr>
              <w:rFonts w:ascii="Arial" w:hAnsi="Arial" w:cs="Arial"/>
              <w:i/>
              <w:iCs/>
              <w:sz w:val="24"/>
              <w:szCs w:val="24"/>
            </w:rPr>
          </w:rPrChange>
        </w:rPr>
        <w:fldChar w:fldCharType="end"/>
      </w:r>
      <w:r w:rsidR="00C149DB" w:rsidRPr="007C075C">
        <w:rPr>
          <w:rFonts w:ascii="Arial" w:hAnsi="Arial" w:cs="Arial"/>
          <w:sz w:val="24"/>
          <w:szCs w:val="24"/>
        </w:rPr>
      </w:r>
      <w:r w:rsidR="00C149DB" w:rsidRPr="00FF4F33">
        <w:rPr>
          <w:rFonts w:ascii="Arial" w:hAnsi="Arial" w:cs="Arial"/>
          <w:sz w:val="24"/>
          <w:szCs w:val="24"/>
          <w:rPrChange w:id="255" w:author="Shiva Mishra" w:date="2026-04-14T11:21:00Z" w16du:dateUtc="2026-04-14T01:21:00Z">
            <w:rPr>
              <w:rFonts w:ascii="Arial" w:hAnsi="Arial" w:cs="Arial"/>
              <w:i/>
              <w:iCs/>
              <w:sz w:val="24"/>
              <w:szCs w:val="24"/>
            </w:rPr>
          </w:rPrChange>
        </w:rPr>
        <w:fldChar w:fldCharType="separate"/>
      </w:r>
      <w:r w:rsidR="00AB3E56" w:rsidRPr="00FF4F33">
        <w:rPr>
          <w:rFonts w:ascii="Arial" w:hAnsi="Arial" w:cs="Arial"/>
          <w:noProof/>
          <w:sz w:val="24"/>
          <w:szCs w:val="24"/>
          <w:rPrChange w:id="256" w:author="Shiva Mishra" w:date="2026-04-14T11:21:00Z" w16du:dateUtc="2026-04-14T01:21:00Z">
            <w:rPr>
              <w:rFonts w:ascii="Arial" w:hAnsi="Arial" w:cs="Arial"/>
              <w:i/>
              <w:iCs/>
              <w:noProof/>
              <w:sz w:val="24"/>
              <w:szCs w:val="24"/>
            </w:rPr>
          </w:rPrChange>
        </w:rPr>
        <w:t>(8, 11, 12)</w:t>
      </w:r>
      <w:r w:rsidR="00C149DB" w:rsidRPr="00FF4F33">
        <w:rPr>
          <w:rFonts w:ascii="Arial" w:hAnsi="Arial" w:cs="Arial"/>
          <w:sz w:val="24"/>
          <w:szCs w:val="24"/>
          <w:rPrChange w:id="257" w:author="Shiva Mishra" w:date="2026-04-14T11:21:00Z" w16du:dateUtc="2026-04-14T01:21:00Z">
            <w:rPr>
              <w:rFonts w:ascii="Arial" w:hAnsi="Arial" w:cs="Arial"/>
              <w:i/>
              <w:iCs/>
              <w:sz w:val="24"/>
              <w:szCs w:val="24"/>
            </w:rPr>
          </w:rPrChange>
        </w:rPr>
        <w:fldChar w:fldCharType="end"/>
      </w:r>
      <w:r w:rsidR="00C149DB" w:rsidRPr="00FF4F33">
        <w:rPr>
          <w:rFonts w:ascii="Arial" w:hAnsi="Arial" w:cs="Arial"/>
          <w:sz w:val="24"/>
          <w:szCs w:val="24"/>
        </w:rPr>
        <w:t>.</w:t>
      </w:r>
      <w:r w:rsidR="00C149DB">
        <w:rPr>
          <w:rFonts w:ascii="Arial" w:hAnsi="Arial" w:cs="Arial"/>
          <w:sz w:val="24"/>
          <w:szCs w:val="24"/>
        </w:rPr>
        <w:t xml:space="preserve"> </w:t>
      </w:r>
      <w:r w:rsidR="7D2CAB68" w:rsidRPr="00FA48A7">
        <w:rPr>
          <w:rFonts w:ascii="Arial" w:hAnsi="Arial" w:cs="Arial"/>
          <w:sz w:val="24"/>
          <w:szCs w:val="24"/>
        </w:rPr>
        <w:t xml:space="preserve">Simulation models </w:t>
      </w:r>
      <w:r w:rsidR="009E1535">
        <w:rPr>
          <w:rFonts w:ascii="Arial" w:hAnsi="Arial" w:cs="Arial"/>
          <w:sz w:val="24"/>
          <w:szCs w:val="24"/>
        </w:rPr>
        <w:t xml:space="preserve">offer fresh insights </w:t>
      </w:r>
      <w:r w:rsidR="00C22563">
        <w:rPr>
          <w:rFonts w:ascii="Arial" w:hAnsi="Arial" w:cs="Arial"/>
          <w:sz w:val="24"/>
          <w:szCs w:val="24"/>
        </w:rPr>
        <w:t>into the</w:t>
      </w:r>
      <w:r w:rsidR="00C22563" w:rsidRPr="00FA48A7">
        <w:rPr>
          <w:rFonts w:ascii="Arial" w:hAnsi="Arial" w:cs="Arial"/>
          <w:sz w:val="24"/>
          <w:szCs w:val="24"/>
        </w:rPr>
        <w:t xml:space="preserve"> </w:t>
      </w:r>
      <w:r w:rsidR="43D1DAD5" w:rsidRPr="00FA48A7">
        <w:rPr>
          <w:rFonts w:ascii="Arial" w:hAnsi="Arial" w:cs="Arial"/>
          <w:sz w:val="24"/>
          <w:szCs w:val="24"/>
        </w:rPr>
        <w:t xml:space="preserve">potential </w:t>
      </w:r>
      <w:r w:rsidR="00C22563">
        <w:rPr>
          <w:rFonts w:ascii="Arial" w:hAnsi="Arial" w:cs="Arial"/>
          <w:sz w:val="24"/>
          <w:szCs w:val="24"/>
        </w:rPr>
        <w:t xml:space="preserve">population </w:t>
      </w:r>
      <w:r w:rsidR="43D1DAD5" w:rsidRPr="00FA48A7">
        <w:rPr>
          <w:rFonts w:ascii="Arial" w:hAnsi="Arial" w:cs="Arial"/>
          <w:sz w:val="24"/>
          <w:szCs w:val="24"/>
        </w:rPr>
        <w:t>health gains of various health and policy option</w:t>
      </w:r>
      <w:r w:rsidR="41C7542C" w:rsidRPr="00FA48A7">
        <w:rPr>
          <w:rFonts w:ascii="Arial" w:hAnsi="Arial" w:cs="Arial"/>
          <w:sz w:val="24"/>
          <w:szCs w:val="24"/>
        </w:rPr>
        <w:t xml:space="preserve">s </w:t>
      </w:r>
      <w:r w:rsidR="00EE6E79">
        <w:rPr>
          <w:rFonts w:ascii="Arial" w:hAnsi="Arial" w:cs="Arial"/>
          <w:sz w:val="24"/>
          <w:szCs w:val="24"/>
        </w:rPr>
        <w:t>that</w:t>
      </w:r>
      <w:r w:rsidR="00A6772B">
        <w:rPr>
          <w:rFonts w:ascii="Arial" w:hAnsi="Arial" w:cs="Arial"/>
          <w:sz w:val="24"/>
          <w:szCs w:val="24"/>
        </w:rPr>
        <w:t xml:space="preserve"> have not been evaluated in </w:t>
      </w:r>
      <w:r w:rsidR="00C22563">
        <w:rPr>
          <w:rFonts w:ascii="Arial" w:hAnsi="Arial" w:cs="Arial"/>
          <w:sz w:val="24"/>
          <w:szCs w:val="24"/>
        </w:rPr>
        <w:t xml:space="preserve">the </w:t>
      </w:r>
      <w:r w:rsidR="00A6772B">
        <w:rPr>
          <w:rFonts w:ascii="Arial" w:hAnsi="Arial" w:cs="Arial"/>
          <w:sz w:val="24"/>
          <w:szCs w:val="24"/>
        </w:rPr>
        <w:t>real world</w:t>
      </w:r>
      <w:r w:rsidR="651863A2" w:rsidRPr="00FA48A7">
        <w:rPr>
          <w:rFonts w:ascii="Arial" w:hAnsi="Arial" w:cs="Arial"/>
          <w:sz w:val="24"/>
          <w:szCs w:val="24"/>
        </w:rPr>
        <w:t xml:space="preserve"> due to resource </w:t>
      </w:r>
      <w:r w:rsidR="77C4B2E0" w:rsidRPr="00FA48A7">
        <w:rPr>
          <w:rFonts w:ascii="Arial" w:hAnsi="Arial" w:cs="Arial"/>
          <w:sz w:val="24"/>
          <w:szCs w:val="24"/>
        </w:rPr>
        <w:t>limitation</w:t>
      </w:r>
      <w:r w:rsidR="00FA37E9" w:rsidRPr="00FA48A7">
        <w:rPr>
          <w:rFonts w:ascii="Arial" w:hAnsi="Arial" w:cs="Arial"/>
          <w:sz w:val="24"/>
          <w:szCs w:val="24"/>
        </w:rPr>
        <w:t>s</w:t>
      </w:r>
      <w:r w:rsidR="77C4B2E0" w:rsidRPr="00FA48A7">
        <w:rPr>
          <w:rFonts w:ascii="Arial" w:hAnsi="Arial" w:cs="Arial"/>
          <w:sz w:val="24"/>
          <w:szCs w:val="24"/>
        </w:rPr>
        <w:t xml:space="preserve"> or </w:t>
      </w:r>
      <w:r w:rsidR="651863A2" w:rsidRPr="00FA48A7">
        <w:rPr>
          <w:rFonts w:ascii="Arial" w:hAnsi="Arial" w:cs="Arial"/>
          <w:sz w:val="24"/>
          <w:szCs w:val="24"/>
        </w:rPr>
        <w:t xml:space="preserve">ethical </w:t>
      </w:r>
      <w:r w:rsidR="77C4B2E0" w:rsidRPr="00FA48A7">
        <w:rPr>
          <w:rFonts w:ascii="Arial" w:hAnsi="Arial" w:cs="Arial"/>
          <w:sz w:val="24"/>
          <w:szCs w:val="24"/>
        </w:rPr>
        <w:t>concerns</w:t>
      </w:r>
      <w:r w:rsidR="005636EB">
        <w:rPr>
          <w:rFonts w:ascii="Arial" w:hAnsi="Arial" w:cs="Arial"/>
          <w:sz w:val="24"/>
          <w:szCs w:val="24"/>
        </w:rPr>
        <w:t xml:space="preserve"> </w:t>
      </w:r>
      <w:r w:rsidR="008F6682">
        <w:rPr>
          <w:rFonts w:ascii="Arial" w:hAnsi="Arial" w:cs="Arial"/>
          <w:sz w:val="24"/>
          <w:szCs w:val="24"/>
        </w:rPr>
        <w:fldChar w:fldCharType="begin"/>
      </w:r>
      <w:r w:rsidR="00AB3E56">
        <w:rPr>
          <w:rFonts w:ascii="Arial" w:hAnsi="Arial" w:cs="Arial"/>
          <w:sz w:val="24"/>
          <w:szCs w:val="24"/>
        </w:rPr>
        <w:instrText xml:space="preserve"> ADDIN EN.CITE &lt;EndNote&gt;&lt;Cite&gt;&lt;Author&gt;Soorapanth&lt;/Author&gt;&lt;Year&gt;2023&lt;/Year&gt;&lt;RecNum&gt;7&lt;/RecNum&gt;&lt;DisplayText&gt;(13)&lt;/DisplayText&gt;&lt;record&gt;&lt;rec-number&gt;7&lt;/rec-number&gt;&lt;foreign-keys&gt;&lt;key app="EN" db-id="svdzrtewozt50pe95zu50awjvvs99vpxds2w" timestamp="1776125703"&gt;7&lt;/key&gt;&lt;/foreign-keys&gt;&lt;ref-type name="Journal Article"&gt;17&lt;/ref-type&gt;&lt;contributors&gt;&lt;authors&gt;&lt;author&gt;Soorapanth, Sada&lt;/author&gt;&lt;author&gt;Eldabi, Tillal&lt;/author&gt;&lt;author&gt;Young, Terry&lt;/author&gt;&lt;/authors&gt;&lt;/contributors&gt;&lt;titles&gt;&lt;title&gt;Towards a framework for evaluating the costs and benefits of simulation modelling in healthcare&lt;/title&gt;&lt;secondary-title&gt;Journal of the Operational Research Society&lt;/secondary-title&gt;&lt;/titles&gt;&lt;periodical&gt;&lt;full-title&gt;Journal of the Operational Research Society&lt;/full-title&gt;&lt;/periodical&gt;&lt;pages&gt;637-646&lt;/pages&gt;&lt;volume&gt;74&lt;/volume&gt;&lt;number&gt;3&lt;/number&gt;&lt;dates&gt;&lt;year&gt;2023&lt;/year&gt;&lt;/dates&gt;&lt;isbn&gt;0160-5682&lt;/isbn&gt;&lt;urls&gt;&lt;/urls&gt;&lt;/record&gt;&lt;/Cite&gt;&lt;/EndNote&gt;</w:instrText>
      </w:r>
      <w:r w:rsidR="008F6682">
        <w:rPr>
          <w:rFonts w:ascii="Arial" w:hAnsi="Arial" w:cs="Arial"/>
          <w:sz w:val="24"/>
          <w:szCs w:val="24"/>
        </w:rPr>
        <w:fldChar w:fldCharType="separate"/>
      </w:r>
      <w:r w:rsidR="00AB3E56">
        <w:rPr>
          <w:rFonts w:ascii="Arial" w:hAnsi="Arial" w:cs="Arial"/>
          <w:noProof/>
          <w:sz w:val="24"/>
          <w:szCs w:val="24"/>
        </w:rPr>
        <w:t>(13)</w:t>
      </w:r>
      <w:r w:rsidR="008F6682">
        <w:rPr>
          <w:rFonts w:ascii="Arial" w:hAnsi="Arial" w:cs="Arial"/>
          <w:sz w:val="24"/>
          <w:szCs w:val="24"/>
        </w:rPr>
        <w:fldChar w:fldCharType="end"/>
      </w:r>
      <w:r w:rsidR="35297483" w:rsidRPr="00FA48A7">
        <w:rPr>
          <w:rFonts w:ascii="Arial" w:hAnsi="Arial" w:cs="Arial"/>
          <w:sz w:val="24"/>
          <w:szCs w:val="24"/>
        </w:rPr>
        <w:t xml:space="preserve">. </w:t>
      </w:r>
      <w:r w:rsidR="00FA37E9" w:rsidRPr="00FA48A7">
        <w:rPr>
          <w:rFonts w:ascii="Arial" w:hAnsi="Arial" w:cs="Arial"/>
          <w:sz w:val="24"/>
          <w:szCs w:val="24"/>
        </w:rPr>
        <w:t>In t</w:t>
      </w:r>
      <w:r w:rsidR="43D1DAD5" w:rsidRPr="00FA48A7">
        <w:rPr>
          <w:rFonts w:ascii="Arial" w:hAnsi="Arial" w:cs="Arial"/>
          <w:sz w:val="24"/>
          <w:szCs w:val="24"/>
        </w:rPr>
        <w:t xml:space="preserve">his </w:t>
      </w:r>
      <w:r w:rsidR="00FA37E9" w:rsidRPr="00FA48A7">
        <w:rPr>
          <w:rFonts w:ascii="Arial" w:hAnsi="Arial" w:cs="Arial"/>
          <w:sz w:val="24"/>
          <w:szCs w:val="24"/>
        </w:rPr>
        <w:t>review</w:t>
      </w:r>
      <w:r w:rsidR="00AE5025" w:rsidRPr="00FA48A7">
        <w:rPr>
          <w:rFonts w:ascii="Arial" w:hAnsi="Arial" w:cs="Arial"/>
          <w:sz w:val="24"/>
          <w:szCs w:val="24"/>
        </w:rPr>
        <w:t>,</w:t>
      </w:r>
      <w:r w:rsidR="21806C3F" w:rsidRPr="00FA48A7">
        <w:rPr>
          <w:rFonts w:ascii="Arial" w:hAnsi="Arial" w:cs="Arial"/>
          <w:sz w:val="24"/>
          <w:szCs w:val="24"/>
        </w:rPr>
        <w:t xml:space="preserve"> we explore the existing simulation models and use </w:t>
      </w:r>
      <w:r w:rsidR="0033127A" w:rsidRPr="00FA48A7">
        <w:rPr>
          <w:rFonts w:ascii="Arial" w:hAnsi="Arial" w:cs="Arial"/>
          <w:sz w:val="24"/>
          <w:szCs w:val="24"/>
        </w:rPr>
        <w:t>lifetable</w:t>
      </w:r>
      <w:r w:rsidR="21806C3F" w:rsidRPr="00FA48A7">
        <w:rPr>
          <w:rFonts w:ascii="Arial" w:hAnsi="Arial" w:cs="Arial"/>
          <w:sz w:val="24"/>
          <w:szCs w:val="24"/>
        </w:rPr>
        <w:t xml:space="preserve"> </w:t>
      </w:r>
      <w:r w:rsidR="005D7090" w:rsidRPr="00FA48A7">
        <w:rPr>
          <w:rFonts w:ascii="Arial" w:hAnsi="Arial" w:cs="Arial"/>
          <w:sz w:val="24"/>
          <w:szCs w:val="24"/>
        </w:rPr>
        <w:t>modelling</w:t>
      </w:r>
      <w:r w:rsidR="21806C3F" w:rsidRPr="00FA48A7">
        <w:rPr>
          <w:rFonts w:ascii="Arial" w:hAnsi="Arial" w:cs="Arial"/>
          <w:sz w:val="24"/>
          <w:szCs w:val="24"/>
        </w:rPr>
        <w:t xml:space="preserve"> to show insights on potential </w:t>
      </w:r>
      <w:r w:rsidR="00C22563">
        <w:rPr>
          <w:rFonts w:ascii="Arial" w:hAnsi="Arial" w:cs="Arial"/>
          <w:sz w:val="24"/>
          <w:szCs w:val="24"/>
        </w:rPr>
        <w:t xml:space="preserve">population </w:t>
      </w:r>
      <w:r w:rsidR="21806C3F" w:rsidRPr="00FA48A7">
        <w:rPr>
          <w:rFonts w:ascii="Arial" w:hAnsi="Arial" w:cs="Arial"/>
          <w:sz w:val="24"/>
          <w:szCs w:val="24"/>
        </w:rPr>
        <w:t xml:space="preserve">health gains from achieving optimal </w:t>
      </w:r>
      <w:r w:rsidR="00FA37E9" w:rsidRPr="00FA48A7">
        <w:rPr>
          <w:rFonts w:ascii="Arial" w:hAnsi="Arial" w:cs="Arial"/>
          <w:sz w:val="24"/>
          <w:szCs w:val="24"/>
        </w:rPr>
        <w:t>BP</w:t>
      </w:r>
      <w:r w:rsidR="21806C3F" w:rsidRPr="00FA48A7">
        <w:rPr>
          <w:rFonts w:ascii="Arial" w:hAnsi="Arial" w:cs="Arial"/>
          <w:sz w:val="24"/>
          <w:szCs w:val="24"/>
        </w:rPr>
        <w:t xml:space="preserve"> control in Nepal</w:t>
      </w:r>
      <w:r w:rsidR="00B97BA9">
        <w:rPr>
          <w:rFonts w:ascii="Arial" w:hAnsi="Arial" w:cs="Arial"/>
          <w:sz w:val="24"/>
          <w:szCs w:val="24"/>
        </w:rPr>
        <w:t xml:space="preserve"> </w:t>
      </w:r>
      <w:r w:rsidR="00AE5025" w:rsidRPr="00FA48A7">
        <w:rPr>
          <w:rFonts w:ascii="Arial" w:hAnsi="Arial" w:cs="Arial"/>
          <w:sz w:val="24"/>
          <w:szCs w:val="24"/>
        </w:rPr>
        <w:t xml:space="preserve">under </w:t>
      </w:r>
      <w:r w:rsidR="00486BD3" w:rsidRPr="00486BD3">
        <w:rPr>
          <w:rFonts w:ascii="Arial" w:hAnsi="Arial" w:cs="Arial"/>
          <w:sz w:val="24"/>
          <w:szCs w:val="24"/>
        </w:rPr>
        <w:t>the standard threshold of SBP &lt;140 mmHg, the more intensive target of SBP &lt;130 mmHg</w:t>
      </w:r>
      <w:r w:rsidR="005A2B6A">
        <w:rPr>
          <w:rFonts w:ascii="Arial" w:hAnsi="Arial" w:cs="Arial"/>
          <w:sz w:val="24"/>
          <w:szCs w:val="24"/>
        </w:rPr>
        <w:t xml:space="preserve"> and &lt;120 mmHg</w:t>
      </w:r>
      <w:r w:rsidR="00FA37E9" w:rsidRPr="00FA48A7">
        <w:rPr>
          <w:rFonts w:ascii="Arial" w:hAnsi="Arial" w:cs="Arial"/>
          <w:sz w:val="24"/>
          <w:szCs w:val="24"/>
        </w:rPr>
        <w:t>,</w:t>
      </w:r>
      <w:r w:rsidR="00AE5025" w:rsidRPr="00FA48A7">
        <w:rPr>
          <w:rFonts w:ascii="Arial" w:hAnsi="Arial" w:cs="Arial"/>
          <w:sz w:val="24"/>
          <w:szCs w:val="24"/>
        </w:rPr>
        <w:t xml:space="preserve"> compared with the current business-as-usual scenario</w:t>
      </w:r>
      <w:r w:rsidR="21806C3F" w:rsidRPr="00FA48A7">
        <w:rPr>
          <w:rFonts w:ascii="Arial" w:hAnsi="Arial" w:cs="Arial"/>
          <w:sz w:val="24"/>
          <w:szCs w:val="24"/>
        </w:rPr>
        <w:t>.</w:t>
      </w:r>
      <w:r w:rsidR="21806C3F" w:rsidRPr="005A2B6A">
        <w:rPr>
          <w:rFonts w:ascii="Arial" w:hAnsi="Arial" w:cs="Arial"/>
          <w:sz w:val="24"/>
          <w:szCs w:val="24"/>
        </w:rPr>
        <w:t xml:space="preserve"> </w:t>
      </w:r>
    </w:p>
    <w:p w14:paraId="123FDEA1" w14:textId="6863704C" w:rsidR="00E234F8" w:rsidRPr="00E17339" w:rsidRDefault="280C4599" w:rsidP="006F5F53">
      <w:pPr>
        <w:spacing w:line="480" w:lineRule="auto"/>
        <w:rPr>
          <w:rFonts w:ascii="Arial" w:hAnsi="Arial" w:cs="Arial"/>
          <w:b/>
          <w:bCs/>
          <w:color w:val="0070C0"/>
          <w:sz w:val="24"/>
          <w:szCs w:val="24"/>
        </w:rPr>
      </w:pPr>
      <w:r w:rsidRPr="00E17339">
        <w:rPr>
          <w:rFonts w:ascii="Arial" w:hAnsi="Arial" w:cs="Arial"/>
          <w:b/>
          <w:bCs/>
          <w:color w:val="0070C0"/>
          <w:sz w:val="24"/>
          <w:szCs w:val="24"/>
        </w:rPr>
        <w:t>METHODS</w:t>
      </w:r>
    </w:p>
    <w:p w14:paraId="162AF80A" w14:textId="77777777" w:rsidR="00F82D64" w:rsidRPr="00E17339" w:rsidRDefault="00F82D64" w:rsidP="00F82D64">
      <w:pPr>
        <w:spacing w:after="0" w:line="480" w:lineRule="auto"/>
        <w:rPr>
          <w:rFonts w:ascii="Arial" w:hAnsi="Arial" w:cs="Arial"/>
          <w:b/>
          <w:bCs/>
          <w:i/>
          <w:iCs/>
          <w:color w:val="0070C0"/>
          <w:sz w:val="24"/>
          <w:szCs w:val="24"/>
        </w:rPr>
      </w:pPr>
      <w:r w:rsidRPr="00E17339">
        <w:rPr>
          <w:rFonts w:ascii="Arial" w:hAnsi="Arial" w:cs="Arial"/>
          <w:b/>
          <w:bCs/>
          <w:i/>
          <w:iCs/>
          <w:color w:val="0070C0"/>
          <w:sz w:val="24"/>
          <w:szCs w:val="24"/>
        </w:rPr>
        <w:t xml:space="preserve">Rapid review of existing simulation models </w:t>
      </w:r>
    </w:p>
    <w:p w14:paraId="7CBEC306" w14:textId="1B9A5445" w:rsidR="00BF0E6A" w:rsidRPr="00FA48A7" w:rsidRDefault="78F4FD65" w:rsidP="006F5F53">
      <w:pPr>
        <w:spacing w:line="480" w:lineRule="auto"/>
        <w:rPr>
          <w:rFonts w:ascii="Arial" w:hAnsi="Arial" w:cs="Arial"/>
          <w:sz w:val="24"/>
          <w:szCs w:val="24"/>
        </w:rPr>
      </w:pPr>
      <w:r w:rsidRPr="00FA48A7">
        <w:rPr>
          <w:rFonts w:ascii="Arial" w:hAnsi="Arial" w:cs="Arial"/>
          <w:sz w:val="24"/>
          <w:szCs w:val="24"/>
        </w:rPr>
        <w:t xml:space="preserve">This study </w:t>
      </w:r>
      <w:r w:rsidR="004D60BA">
        <w:rPr>
          <w:rFonts w:ascii="Arial" w:hAnsi="Arial" w:cs="Arial"/>
          <w:sz w:val="24"/>
          <w:szCs w:val="24"/>
        </w:rPr>
        <w:t>adheres to</w:t>
      </w:r>
      <w:r w:rsidRPr="00FA48A7">
        <w:rPr>
          <w:rFonts w:ascii="Arial" w:hAnsi="Arial" w:cs="Arial"/>
          <w:sz w:val="24"/>
          <w:szCs w:val="24"/>
        </w:rPr>
        <w:t xml:space="preserve"> </w:t>
      </w:r>
      <w:r w:rsidR="00102C0E" w:rsidRPr="00102C0E">
        <w:rPr>
          <w:rFonts w:ascii="Arial" w:hAnsi="Arial" w:cs="Arial"/>
          <w:sz w:val="24"/>
          <w:szCs w:val="24"/>
        </w:rPr>
        <w:t>Preferred Reporting Items for Systematic reviews and Meta-Analyses</w:t>
      </w:r>
      <w:r w:rsidR="00102C0E" w:rsidRPr="00FA48A7" w:rsidDel="00FA48A7">
        <w:rPr>
          <w:rFonts w:ascii="Arial" w:hAnsi="Arial" w:cs="Arial"/>
          <w:sz w:val="24"/>
          <w:szCs w:val="24"/>
        </w:rPr>
        <w:t xml:space="preserve"> </w:t>
      </w:r>
      <w:r w:rsidR="00102C0E">
        <w:rPr>
          <w:rFonts w:ascii="Arial" w:hAnsi="Arial" w:cs="Arial"/>
          <w:sz w:val="24"/>
          <w:szCs w:val="24"/>
        </w:rPr>
        <w:t>(PRISMA</w:t>
      </w:r>
      <w:r w:rsidR="00102C0E" w:rsidRPr="00490220">
        <w:rPr>
          <w:rFonts w:ascii="Arial" w:hAnsi="Arial" w:cs="Arial"/>
          <w:sz w:val="24"/>
          <w:szCs w:val="24"/>
        </w:rPr>
        <w:t xml:space="preserve">) </w:t>
      </w:r>
      <w:r w:rsidR="00FA48A7" w:rsidRPr="00490220">
        <w:rPr>
          <w:rFonts w:ascii="Arial" w:hAnsi="Arial" w:cs="Arial"/>
          <w:sz w:val="24"/>
          <w:szCs w:val="24"/>
        </w:rPr>
        <w:t>extension for scoping reviews (PRISMA-ScR)</w:t>
      </w:r>
      <w:r w:rsidRPr="00490220">
        <w:rPr>
          <w:rFonts w:ascii="Arial" w:hAnsi="Arial" w:cs="Arial"/>
          <w:sz w:val="24"/>
          <w:szCs w:val="24"/>
        </w:rPr>
        <w:t xml:space="preserve">, with the protocol registered in </w:t>
      </w:r>
      <w:r w:rsidR="29462BE2" w:rsidRPr="00490220">
        <w:rPr>
          <w:rFonts w:ascii="Arial" w:hAnsi="Arial" w:cs="Arial"/>
          <w:sz w:val="24"/>
          <w:szCs w:val="24"/>
        </w:rPr>
        <w:t>Open Science Framework</w:t>
      </w:r>
      <w:r w:rsidRPr="00490220">
        <w:rPr>
          <w:rFonts w:ascii="Arial" w:hAnsi="Arial" w:cs="Arial"/>
          <w:sz w:val="24"/>
          <w:szCs w:val="24"/>
        </w:rPr>
        <w:t xml:space="preserve"> (registration </w:t>
      </w:r>
      <w:hyperlink r:id="rId7" w:history="1">
        <w:r w:rsidR="00490220" w:rsidRPr="00490220">
          <w:rPr>
            <w:rStyle w:val="Hyperlink"/>
            <w:rFonts w:ascii="Open Sans" w:hAnsi="Open Sans" w:cs="Open Sans"/>
            <w:b/>
            <w:bCs/>
            <w:color w:val="337AB7"/>
            <w:sz w:val="21"/>
            <w:szCs w:val="21"/>
            <w:shd w:val="clear" w:color="auto" w:fill="FFFFFF"/>
          </w:rPr>
          <w:t>https://osf.io/4wyqp</w:t>
        </w:r>
      </w:hyperlink>
      <w:r w:rsidRPr="00490220">
        <w:rPr>
          <w:rFonts w:ascii="Arial" w:hAnsi="Arial" w:cs="Arial"/>
          <w:sz w:val="24"/>
          <w:szCs w:val="24"/>
        </w:rPr>
        <w:t>). A comprehensive global search was</w:t>
      </w:r>
      <w:r w:rsidRPr="00FA48A7">
        <w:rPr>
          <w:rFonts w:ascii="Arial" w:hAnsi="Arial" w:cs="Arial"/>
          <w:sz w:val="24"/>
          <w:szCs w:val="24"/>
        </w:rPr>
        <w:t xml:space="preserve"> conducted </w:t>
      </w:r>
      <w:r w:rsidR="0089383C">
        <w:rPr>
          <w:rFonts w:ascii="Arial" w:hAnsi="Arial" w:cs="Arial"/>
          <w:sz w:val="24"/>
          <w:szCs w:val="24"/>
        </w:rPr>
        <w:t xml:space="preserve">by combining search terms </w:t>
      </w:r>
      <w:r w:rsidR="0089383C" w:rsidRPr="00FA48A7">
        <w:rPr>
          <w:rFonts w:ascii="Arial" w:hAnsi="Arial" w:cs="Arial"/>
          <w:sz w:val="24"/>
          <w:szCs w:val="24"/>
        </w:rPr>
        <w:t>from earlier review</w:t>
      </w:r>
      <w:r w:rsidR="0089383C">
        <w:rPr>
          <w:rFonts w:ascii="Arial" w:hAnsi="Arial" w:cs="Arial"/>
          <w:sz w:val="24"/>
          <w:szCs w:val="24"/>
        </w:rPr>
        <w:t>s</w:t>
      </w:r>
      <w:r w:rsidR="0089383C" w:rsidRPr="00FA48A7">
        <w:rPr>
          <w:rFonts w:ascii="Arial" w:hAnsi="Arial" w:cs="Arial"/>
          <w:sz w:val="24"/>
          <w:szCs w:val="24"/>
        </w:rPr>
        <w:t xml:space="preserve"> by Feirman et al (2015) and Singh et al (2021)</w:t>
      </w:r>
      <w:r w:rsidR="0089383C" w:rsidRPr="00FA48A7">
        <w:rPr>
          <w:rFonts w:ascii="Arial" w:hAnsi="Arial" w:cs="Arial"/>
          <w:sz w:val="24"/>
          <w:szCs w:val="24"/>
        </w:rPr>
        <w:fldChar w:fldCharType="begin"/>
      </w:r>
      <w:r w:rsidR="00AB3E56">
        <w:rPr>
          <w:rFonts w:ascii="Arial" w:hAnsi="Arial" w:cs="Arial"/>
          <w:sz w:val="24"/>
          <w:szCs w:val="24"/>
        </w:rPr>
        <w:instrText xml:space="preserve"> ADDIN EN.CITE &lt;EndNote&gt;&lt;Cite&gt;&lt;Author&gt;Singh&lt;/Author&gt;&lt;Year&gt;2021&lt;/Year&gt;&lt;RecNum&gt;8&lt;/RecNum&gt;&lt;DisplayText&gt;(14)&lt;/DisplayText&gt;&lt;record&gt;&lt;rec-number&gt;8&lt;/rec-number&gt;&lt;foreign-keys&gt;&lt;key app="EN" db-id="svdzrtewozt50pe95zu50awjvvs99vpxds2w" timestamp="1776125703"&gt;8&lt;/key&gt;&lt;/foreign-keys&gt;&lt;ref-type name="Journal Article"&gt;17&lt;/ref-type&gt;&lt;contributors&gt;&lt;authors&gt;&lt;author&gt;Singh, Ankur&lt;/author&gt;&lt;author&gt;Wilson, Nick&lt;/author&gt;&lt;author&gt;Blakely, Tony&lt;/author&gt;&lt;/authors&gt;&lt;/contributors&gt;&lt;titles&gt;&lt;title&gt;Simulating future public health benefits of tobacco control interventions: a systematic review of models&lt;/title&gt;&lt;secondary-title&gt;Tobacco Control&lt;/secondary-title&gt;&lt;/titles&gt;&lt;periodical&gt;&lt;full-title&gt;Tobacco Control&lt;/full-title&gt;&lt;/periodical&gt;&lt;pages&gt;460-470&lt;/pages&gt;&lt;volume&gt;30&lt;/volume&gt;&lt;number&gt;4&lt;/number&gt;&lt;dates&gt;&lt;year&gt;2021&lt;/year&gt;&lt;/dates&gt;&lt;isbn&gt;0964-4563&lt;/isbn&gt;&lt;urls&gt;&lt;/urls&gt;&lt;/record&gt;&lt;/Cite&gt;&lt;/EndNote&gt;</w:instrText>
      </w:r>
      <w:r w:rsidR="0089383C" w:rsidRPr="00FA48A7">
        <w:rPr>
          <w:rFonts w:ascii="Arial" w:hAnsi="Arial" w:cs="Arial"/>
          <w:sz w:val="24"/>
          <w:szCs w:val="24"/>
        </w:rPr>
        <w:fldChar w:fldCharType="separate"/>
      </w:r>
      <w:r w:rsidR="00AB3E56">
        <w:rPr>
          <w:rFonts w:ascii="Arial" w:hAnsi="Arial" w:cs="Arial"/>
          <w:noProof/>
          <w:sz w:val="24"/>
          <w:szCs w:val="24"/>
        </w:rPr>
        <w:t>(14)</w:t>
      </w:r>
      <w:r w:rsidR="0089383C" w:rsidRPr="00FA48A7">
        <w:rPr>
          <w:rFonts w:ascii="Arial" w:hAnsi="Arial" w:cs="Arial"/>
          <w:sz w:val="24"/>
          <w:szCs w:val="24"/>
        </w:rPr>
        <w:fldChar w:fldCharType="end"/>
      </w:r>
      <w:r w:rsidR="0089383C" w:rsidRPr="00FA48A7">
        <w:rPr>
          <w:rFonts w:ascii="Arial" w:hAnsi="Arial" w:cs="Arial"/>
          <w:sz w:val="24"/>
          <w:szCs w:val="24"/>
        </w:rPr>
        <w:t xml:space="preserve"> and expanded that in the context of BP interventions </w:t>
      </w:r>
      <w:r w:rsidR="0089383C" w:rsidRPr="00FA48A7">
        <w:rPr>
          <w:rFonts w:ascii="Arial" w:hAnsi="Arial" w:cs="Arial"/>
          <w:sz w:val="24"/>
          <w:szCs w:val="24"/>
        </w:rPr>
        <w:fldChar w:fldCharType="begin">
          <w:fldData xml:space="preserve">PEVuZE5vdGU+PENpdGU+PEF1dGhvcj5GZWlybWFuPC9BdXRob3I+PFllYXI+MjAxNTwvWWVhcj48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</w:fldData>
        </w:fldChar>
      </w:r>
      <w:r w:rsidR="00AB3E56">
        <w:rPr>
          <w:rFonts w:ascii="Arial" w:hAnsi="Arial" w:cs="Arial"/>
          <w:sz w:val="24"/>
          <w:szCs w:val="24"/>
        </w:rPr>
        <w:instrText xml:space="preserve"> ADDIN EN.CITE </w:instrText>
      </w:r>
      <w:r w:rsidR="00AB3E56">
        <w:rPr>
          <w:rFonts w:ascii="Arial" w:hAnsi="Arial" w:cs="Arial"/>
          <w:sz w:val="24"/>
          <w:szCs w:val="24"/>
        </w:rPr>
        <w:fldChar w:fldCharType="begin">
          <w:fldData xml:space="preserve">PEVuZE5vdGU+PENpdGU+PEF1dGhvcj5GZWlybWFuPC9BdXRob3I+PFllYXI+MjAxNTwvWWVhcj48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</w:fldData>
        </w:fldChar>
      </w:r>
      <w:r w:rsidR="00AB3E56">
        <w:rPr>
          <w:rFonts w:ascii="Arial" w:hAnsi="Arial" w:cs="Arial"/>
          <w:sz w:val="24"/>
          <w:szCs w:val="24"/>
        </w:rPr>
        <w:instrText xml:space="preserve"> ADDIN EN.CITE.DATA </w:instrText>
      </w:r>
      <w:r w:rsidR="00AB3E56">
        <w:rPr>
          <w:rFonts w:ascii="Arial" w:hAnsi="Arial" w:cs="Arial"/>
          <w:sz w:val="24"/>
          <w:szCs w:val="24"/>
        </w:rPr>
      </w:r>
      <w:r w:rsidR="00AB3E56">
        <w:rPr>
          <w:rFonts w:ascii="Arial" w:hAnsi="Arial" w:cs="Arial"/>
          <w:sz w:val="24"/>
          <w:szCs w:val="24"/>
        </w:rPr>
        <w:fldChar w:fldCharType="end"/>
      </w:r>
      <w:r w:rsidR="0089383C" w:rsidRPr="00FA48A7">
        <w:rPr>
          <w:rFonts w:ascii="Arial" w:hAnsi="Arial" w:cs="Arial"/>
          <w:sz w:val="24"/>
          <w:szCs w:val="24"/>
        </w:rPr>
      </w:r>
      <w:r w:rsidR="0089383C" w:rsidRPr="00FA48A7">
        <w:rPr>
          <w:rFonts w:ascii="Arial" w:hAnsi="Arial" w:cs="Arial"/>
          <w:sz w:val="24"/>
          <w:szCs w:val="24"/>
        </w:rPr>
        <w:fldChar w:fldCharType="separate"/>
      </w:r>
      <w:r w:rsidR="00AB3E56">
        <w:rPr>
          <w:rFonts w:ascii="Arial" w:hAnsi="Arial" w:cs="Arial"/>
          <w:noProof/>
          <w:sz w:val="24"/>
          <w:szCs w:val="24"/>
        </w:rPr>
        <w:t>(4, 15-18)</w:t>
      </w:r>
      <w:r w:rsidR="0089383C" w:rsidRPr="00FA48A7">
        <w:rPr>
          <w:rFonts w:ascii="Arial" w:hAnsi="Arial" w:cs="Arial"/>
          <w:sz w:val="24"/>
          <w:szCs w:val="24"/>
        </w:rPr>
        <w:fldChar w:fldCharType="end"/>
      </w:r>
      <w:r w:rsidRPr="00FA48A7">
        <w:rPr>
          <w:rFonts w:ascii="Arial" w:hAnsi="Arial" w:cs="Arial"/>
          <w:sz w:val="24"/>
          <w:szCs w:val="24"/>
        </w:rPr>
        <w:t xml:space="preserve">. </w:t>
      </w:r>
    </w:p>
    <w:p w14:paraId="60B1B85F" w14:textId="69D6057E" w:rsidR="003B505C" w:rsidRPr="00FA48A7" w:rsidRDefault="008927BB" w:rsidP="006F5F53">
      <w:pPr>
        <w:spacing w:line="480" w:lineRule="auto"/>
        <w:rPr>
          <w:rFonts w:ascii="Arial" w:hAnsi="Arial" w:cs="Arial"/>
          <w:sz w:val="24"/>
          <w:szCs w:val="24"/>
        </w:rPr>
      </w:pPr>
      <w:r w:rsidRPr="00FA48A7">
        <w:rPr>
          <w:rFonts w:ascii="Arial" w:hAnsi="Arial" w:cs="Arial"/>
          <w:sz w:val="24"/>
          <w:szCs w:val="24"/>
        </w:rPr>
        <w:t>We included peer-reviewed journal articles and gr</w:t>
      </w:r>
      <w:r>
        <w:rPr>
          <w:rFonts w:ascii="Arial" w:hAnsi="Arial" w:cs="Arial"/>
          <w:sz w:val="24"/>
          <w:szCs w:val="24"/>
        </w:rPr>
        <w:t>e</w:t>
      </w:r>
      <w:r w:rsidRPr="00FA48A7">
        <w:rPr>
          <w:rFonts w:ascii="Arial" w:hAnsi="Arial" w:cs="Arial"/>
          <w:sz w:val="24"/>
          <w:szCs w:val="24"/>
        </w:rPr>
        <w:t xml:space="preserve">y literature published </w:t>
      </w:r>
      <w:r w:rsidR="00A3129A">
        <w:rPr>
          <w:rFonts w:ascii="Arial" w:hAnsi="Arial" w:cs="Arial"/>
          <w:sz w:val="24"/>
          <w:szCs w:val="24"/>
        </w:rPr>
        <w:t>from inception</w:t>
      </w:r>
      <w:r w:rsidRPr="00FA48A7">
        <w:rPr>
          <w:rFonts w:ascii="Arial" w:hAnsi="Arial" w:cs="Arial"/>
          <w:sz w:val="24"/>
          <w:szCs w:val="24"/>
        </w:rPr>
        <w:t xml:space="preserve"> </w:t>
      </w:r>
      <w:r w:rsidRPr="00BE6210">
        <w:rPr>
          <w:rFonts w:ascii="Arial" w:hAnsi="Arial" w:cs="Arial"/>
          <w:sz w:val="24"/>
          <w:szCs w:val="24"/>
        </w:rPr>
        <w:t xml:space="preserve">to July 1, 2024. </w:t>
      </w:r>
      <w:r w:rsidR="00051EBA" w:rsidRPr="00BE6210">
        <w:rPr>
          <w:rFonts w:ascii="Arial" w:hAnsi="Arial" w:cs="Arial"/>
          <w:sz w:val="24"/>
          <w:szCs w:val="24"/>
        </w:rPr>
        <w:t>We conducted searches</w:t>
      </w:r>
      <w:r w:rsidR="00051EBA">
        <w:rPr>
          <w:rFonts w:ascii="Arial" w:hAnsi="Arial" w:cs="Arial"/>
          <w:sz w:val="24"/>
          <w:szCs w:val="24"/>
        </w:rPr>
        <w:t xml:space="preserve"> in </w:t>
      </w:r>
      <w:r w:rsidR="00A36E8C" w:rsidRPr="00FA48A7">
        <w:rPr>
          <w:rFonts w:ascii="Arial" w:hAnsi="Arial" w:cs="Arial"/>
          <w:sz w:val="24"/>
          <w:szCs w:val="24"/>
        </w:rPr>
        <w:t>PubMed</w:t>
      </w:r>
      <w:r w:rsidR="00051EBA">
        <w:rPr>
          <w:rFonts w:ascii="Arial" w:hAnsi="Arial" w:cs="Arial"/>
          <w:sz w:val="24"/>
          <w:szCs w:val="24"/>
        </w:rPr>
        <w:t xml:space="preserve"> (via Medline) and supplemented that with searches in</w:t>
      </w:r>
      <w:r w:rsidR="00FA48A7">
        <w:rPr>
          <w:rFonts w:ascii="Arial" w:hAnsi="Arial" w:cs="Arial"/>
          <w:sz w:val="24"/>
          <w:szCs w:val="24"/>
        </w:rPr>
        <w:t xml:space="preserve"> </w:t>
      </w:r>
      <w:r w:rsidR="0093216B" w:rsidRPr="00FA48A7">
        <w:rPr>
          <w:rFonts w:ascii="Arial" w:hAnsi="Arial" w:cs="Arial"/>
          <w:sz w:val="24"/>
          <w:szCs w:val="24"/>
        </w:rPr>
        <w:t>Google Scholar</w:t>
      </w:r>
      <w:r w:rsidR="00013FA0">
        <w:rPr>
          <w:rFonts w:ascii="Arial" w:hAnsi="Arial" w:cs="Arial"/>
          <w:sz w:val="24"/>
          <w:szCs w:val="24"/>
        </w:rPr>
        <w:t xml:space="preserve"> (</w:t>
      </w:r>
      <w:r w:rsidR="00013FA0" w:rsidRPr="00E04E09">
        <w:rPr>
          <w:rFonts w:ascii="Arial" w:hAnsi="Arial" w:cs="Arial"/>
          <w:i/>
          <w:iCs/>
          <w:sz w:val="24"/>
          <w:szCs w:val="24"/>
        </w:rPr>
        <w:t>see eSupplementary Table 1</w:t>
      </w:r>
      <w:r w:rsidR="00013FA0">
        <w:rPr>
          <w:rFonts w:ascii="Arial" w:hAnsi="Arial" w:cs="Arial"/>
          <w:sz w:val="24"/>
          <w:szCs w:val="24"/>
        </w:rPr>
        <w:t>)</w:t>
      </w:r>
      <w:r w:rsidR="00A36E8C" w:rsidRPr="00FA48A7">
        <w:rPr>
          <w:rFonts w:ascii="Arial" w:hAnsi="Arial" w:cs="Arial"/>
          <w:sz w:val="24"/>
          <w:szCs w:val="24"/>
        </w:rPr>
        <w:t xml:space="preserve">. Additional searches included reviewing reference lists </w:t>
      </w:r>
      <w:r w:rsidR="00496681" w:rsidRPr="00FA48A7">
        <w:rPr>
          <w:rFonts w:ascii="Arial" w:hAnsi="Arial" w:cs="Arial"/>
          <w:sz w:val="24"/>
          <w:szCs w:val="24"/>
        </w:rPr>
        <w:t>of</w:t>
      </w:r>
      <w:r w:rsidR="00A36E8C" w:rsidRPr="00FA48A7">
        <w:rPr>
          <w:rFonts w:ascii="Arial" w:hAnsi="Arial" w:cs="Arial"/>
          <w:sz w:val="24"/>
          <w:szCs w:val="24"/>
        </w:rPr>
        <w:t xml:space="preserve"> primary studies and </w:t>
      </w:r>
      <w:r w:rsidR="00A36E8C" w:rsidRPr="00FA48A7">
        <w:rPr>
          <w:rFonts w:ascii="Arial" w:hAnsi="Arial" w:cs="Arial"/>
          <w:sz w:val="24"/>
          <w:szCs w:val="24"/>
        </w:rPr>
        <w:lastRenderedPageBreak/>
        <w:t xml:space="preserve">systematic reviews, as well as resources from relevant organizational websites. We excluded letters, case series, systematic or scoping reviews, commentaries, and editorials lacking original research findings. </w:t>
      </w:r>
      <w:r w:rsidR="000D0826" w:rsidRPr="00FA48A7">
        <w:rPr>
          <w:rFonts w:ascii="Arial" w:hAnsi="Arial" w:cs="Arial"/>
          <w:sz w:val="24"/>
          <w:szCs w:val="24"/>
        </w:rPr>
        <w:t>The study protocol was developed by the team</w:t>
      </w:r>
      <w:r w:rsidR="00C22563">
        <w:rPr>
          <w:rFonts w:ascii="Arial" w:hAnsi="Arial" w:cs="Arial"/>
          <w:sz w:val="24"/>
          <w:szCs w:val="24"/>
        </w:rPr>
        <w:t>,</w:t>
      </w:r>
      <w:r w:rsidR="000D0826" w:rsidRPr="00FA48A7">
        <w:rPr>
          <w:rFonts w:ascii="Arial" w:hAnsi="Arial" w:cs="Arial"/>
          <w:sz w:val="24"/>
          <w:szCs w:val="24"/>
        </w:rPr>
        <w:t xml:space="preserve"> and a single reviewer (SRM) screened the titles and abstracts during the initial stage and conducted review of full texts in the second stage to determine eligibility. Any disagreements at either stage were resolved through discussions with GS. </w:t>
      </w:r>
      <w:r w:rsidR="00C22563">
        <w:rPr>
          <w:rFonts w:ascii="Arial" w:hAnsi="Arial" w:cs="Arial"/>
          <w:sz w:val="24"/>
          <w:szCs w:val="24"/>
        </w:rPr>
        <w:t xml:space="preserve">The </w:t>
      </w:r>
      <w:r w:rsidR="000D0826" w:rsidRPr="00FA48A7">
        <w:rPr>
          <w:rFonts w:ascii="Arial" w:hAnsi="Arial" w:cs="Arial"/>
          <w:sz w:val="24"/>
          <w:szCs w:val="24"/>
        </w:rPr>
        <w:t xml:space="preserve">GATHER checklist was used to guide </w:t>
      </w:r>
      <w:r w:rsidR="00C22563">
        <w:rPr>
          <w:rFonts w:ascii="Arial" w:hAnsi="Arial" w:cs="Arial"/>
          <w:sz w:val="24"/>
          <w:szCs w:val="24"/>
        </w:rPr>
        <w:t xml:space="preserve">the </w:t>
      </w:r>
      <w:r w:rsidR="000D0826" w:rsidRPr="00FA48A7">
        <w:rPr>
          <w:rFonts w:ascii="Arial" w:hAnsi="Arial" w:cs="Arial"/>
          <w:sz w:val="24"/>
          <w:szCs w:val="24"/>
        </w:rPr>
        <w:t>reporting of information in</w:t>
      </w:r>
      <w:r w:rsidR="000D0826">
        <w:rPr>
          <w:rFonts w:ascii="Arial" w:hAnsi="Arial" w:cs="Arial"/>
          <w:sz w:val="24"/>
          <w:szCs w:val="24"/>
        </w:rPr>
        <w:t xml:space="preserve"> the</w:t>
      </w:r>
      <w:r w:rsidR="000D0826" w:rsidRPr="00FA48A7">
        <w:rPr>
          <w:rFonts w:ascii="Arial" w:hAnsi="Arial" w:cs="Arial"/>
          <w:sz w:val="24"/>
          <w:szCs w:val="24"/>
        </w:rPr>
        <w:t xml:space="preserve"> included simulation studies</w:t>
      </w:r>
      <w:r w:rsidR="005636EB">
        <w:rPr>
          <w:rFonts w:ascii="Arial" w:hAnsi="Arial" w:cs="Arial"/>
          <w:sz w:val="24"/>
          <w:szCs w:val="24"/>
        </w:rPr>
        <w:t xml:space="preserve"> </w:t>
      </w:r>
      <w:r w:rsidR="000D0826" w:rsidRPr="00FA48A7">
        <w:rPr>
          <w:rFonts w:ascii="Arial" w:hAnsi="Arial" w:cs="Arial"/>
          <w:sz w:val="24"/>
          <w:szCs w:val="24"/>
        </w:rPr>
        <w:fldChar w:fldCharType="begin"/>
      </w:r>
      <w:r w:rsidR="00AB3E56">
        <w:rPr>
          <w:rFonts w:ascii="Arial" w:hAnsi="Arial" w:cs="Arial"/>
          <w:sz w:val="24"/>
          <w:szCs w:val="24"/>
        </w:rPr>
        <w:instrText xml:space="preserve"> ADDIN EN.CITE &lt;EndNote&gt;&lt;Cite&gt;&lt;Author&gt;Stevens&lt;/Author&gt;&lt;Year&gt;2016&lt;/Year&gt;&lt;RecNum&gt;10&lt;/RecNum&gt;&lt;DisplayText&gt;(16)&lt;/DisplayText&gt;&lt;record&gt;&lt;rec-number&gt;10&lt;/rec-number&gt;&lt;foreign-keys&gt;&lt;key app="EN" db-id="svdzrtewozt50pe95zu50awjvvs99vpxds2w" timestamp="1776125703"&gt;10&lt;/key&gt;&lt;/foreign-keys&gt;&lt;ref-type name="Journal Article"&gt;17&lt;/ref-type&gt;&lt;contributors&gt;&lt;authors&gt;&lt;author&gt;Stevens, Gretchen A&lt;/author&gt;&lt;author&gt;Alkema, Leontine&lt;/author&gt;&lt;author&gt;Black, Robert E&lt;/author&gt;&lt;author&gt;Boerma, J Ties&lt;/author&gt;&lt;author&gt;Collins, Gary S&lt;/author&gt;&lt;author&gt;Ezzati, Majid&lt;/author&gt;&lt;author&gt;Grove, John T&lt;/author&gt;&lt;author&gt;Hogan, Daniel R&lt;/author&gt;&lt;author&gt;Hogan, Margaret C&lt;/author&gt;&lt;author&gt;Horton, Richard&lt;/author&gt;&lt;/authors&gt;&lt;/contributors&gt;&lt;titles&gt;&lt;title&gt;Guidelines for accurate and transparent health estimates reporting: the GATHER statement&lt;/title&gt;&lt;secondary-title&gt;The Lancet&lt;/secondary-title&gt;&lt;/titles&gt;&lt;periodical&gt;&lt;full-title&gt;The Lancet&lt;/full-title&gt;&lt;/periodical&gt;&lt;pages&gt;e19-e23&lt;/pages&gt;&lt;volume&gt;388&lt;/volume&gt;&lt;number&gt;10062&lt;/number&gt;&lt;dates&gt;&lt;year&gt;2016&lt;/year&gt;&lt;/dates&gt;&lt;isbn&gt;0140-6736&lt;/isbn&gt;&lt;urls&gt;&lt;/urls&gt;&lt;/record&gt;&lt;/Cite&gt;&lt;/EndNote&gt;</w:instrText>
      </w:r>
      <w:r w:rsidR="000D0826" w:rsidRPr="00FA48A7">
        <w:rPr>
          <w:rFonts w:ascii="Arial" w:hAnsi="Arial" w:cs="Arial"/>
          <w:sz w:val="24"/>
          <w:szCs w:val="24"/>
        </w:rPr>
        <w:fldChar w:fldCharType="separate"/>
      </w:r>
      <w:r w:rsidR="00AB3E56">
        <w:rPr>
          <w:rFonts w:ascii="Arial" w:hAnsi="Arial" w:cs="Arial"/>
          <w:noProof/>
          <w:sz w:val="24"/>
          <w:szCs w:val="24"/>
        </w:rPr>
        <w:t>(16)</w:t>
      </w:r>
      <w:r w:rsidR="000D0826" w:rsidRPr="00FA48A7">
        <w:rPr>
          <w:rFonts w:ascii="Arial" w:hAnsi="Arial" w:cs="Arial"/>
          <w:sz w:val="24"/>
          <w:szCs w:val="24"/>
        </w:rPr>
        <w:fldChar w:fldCharType="end"/>
      </w:r>
      <w:r w:rsidR="005636EB">
        <w:rPr>
          <w:rFonts w:ascii="Arial" w:hAnsi="Arial" w:cs="Arial"/>
          <w:sz w:val="24"/>
          <w:szCs w:val="24"/>
        </w:rPr>
        <w:t>.</w:t>
      </w:r>
    </w:p>
    <w:p w14:paraId="2DB34FDF" w14:textId="705259D3" w:rsidR="0067461D" w:rsidRPr="00FA48A7" w:rsidRDefault="00DF4A1B" w:rsidP="006F5F53">
      <w:pPr>
        <w:spacing w:line="480" w:lineRule="auto"/>
        <w:rPr>
          <w:rFonts w:ascii="Arial" w:hAnsi="Arial" w:cs="Arial"/>
          <w:sz w:val="24"/>
          <w:szCs w:val="24"/>
        </w:rPr>
      </w:pPr>
      <w:r>
        <w:rPr>
          <w:rFonts w:ascii="Arial" w:hAnsi="Arial" w:cs="Arial"/>
          <w:sz w:val="24"/>
          <w:szCs w:val="24"/>
        </w:rPr>
        <w:t xml:space="preserve">A </w:t>
      </w:r>
      <w:r w:rsidR="00870300">
        <w:rPr>
          <w:rFonts w:ascii="Arial" w:hAnsi="Arial" w:cs="Arial"/>
          <w:sz w:val="24"/>
          <w:szCs w:val="24"/>
        </w:rPr>
        <w:t>broad-based inclusion criterion</w:t>
      </w:r>
      <w:r>
        <w:rPr>
          <w:rFonts w:ascii="Arial" w:hAnsi="Arial" w:cs="Arial"/>
          <w:sz w:val="24"/>
          <w:szCs w:val="24"/>
        </w:rPr>
        <w:t xml:space="preserve"> was applied</w:t>
      </w:r>
      <w:r w:rsidR="00261D50">
        <w:rPr>
          <w:rFonts w:ascii="Arial" w:hAnsi="Arial" w:cs="Arial"/>
          <w:sz w:val="24"/>
          <w:szCs w:val="24"/>
        </w:rPr>
        <w:t xml:space="preserve"> for</w:t>
      </w:r>
      <w:r>
        <w:rPr>
          <w:rFonts w:ascii="Arial" w:hAnsi="Arial" w:cs="Arial"/>
          <w:sz w:val="24"/>
          <w:szCs w:val="24"/>
        </w:rPr>
        <w:t xml:space="preserve"> </w:t>
      </w:r>
      <w:r w:rsidR="0067461D" w:rsidRPr="00FA48A7">
        <w:rPr>
          <w:rFonts w:ascii="Arial" w:hAnsi="Arial" w:cs="Arial"/>
          <w:sz w:val="24"/>
          <w:szCs w:val="24"/>
        </w:rPr>
        <w:t xml:space="preserve">interventions aimed at </w:t>
      </w:r>
      <w:r w:rsidR="00A008B9">
        <w:rPr>
          <w:rFonts w:ascii="Arial" w:hAnsi="Arial" w:cs="Arial"/>
          <w:sz w:val="24"/>
          <w:szCs w:val="24"/>
        </w:rPr>
        <w:t>BP</w:t>
      </w:r>
      <w:r w:rsidR="00603919" w:rsidRPr="00FA48A7">
        <w:rPr>
          <w:rFonts w:ascii="Arial" w:hAnsi="Arial" w:cs="Arial"/>
          <w:sz w:val="24"/>
          <w:szCs w:val="24"/>
        </w:rPr>
        <w:t xml:space="preserve"> management (either improving treatment or control rates)</w:t>
      </w:r>
      <w:r w:rsidR="0067461D" w:rsidRPr="00FA48A7">
        <w:rPr>
          <w:rFonts w:ascii="Arial" w:hAnsi="Arial" w:cs="Arial"/>
          <w:sz w:val="24"/>
          <w:szCs w:val="24"/>
        </w:rPr>
        <w:t>,</w:t>
      </w:r>
      <w:r w:rsidR="001C4F57" w:rsidRPr="00FA48A7">
        <w:rPr>
          <w:rFonts w:ascii="Arial" w:hAnsi="Arial" w:cs="Arial"/>
          <w:sz w:val="24"/>
          <w:szCs w:val="24"/>
        </w:rPr>
        <w:t xml:space="preserve"> either conducted through government or non-governmental </w:t>
      </w:r>
      <w:r w:rsidR="00C22563">
        <w:rPr>
          <w:rFonts w:ascii="Arial" w:hAnsi="Arial" w:cs="Arial"/>
          <w:sz w:val="24"/>
          <w:szCs w:val="24"/>
        </w:rPr>
        <w:t>stakeholders</w:t>
      </w:r>
      <w:r w:rsidR="0067461D" w:rsidRPr="00FA48A7">
        <w:rPr>
          <w:rFonts w:ascii="Arial" w:hAnsi="Arial" w:cs="Arial"/>
          <w:sz w:val="24"/>
          <w:szCs w:val="24"/>
        </w:rPr>
        <w:t xml:space="preserve">. </w:t>
      </w:r>
      <w:r w:rsidR="00504051">
        <w:rPr>
          <w:rFonts w:ascii="Arial" w:hAnsi="Arial" w:cs="Arial"/>
          <w:sz w:val="24"/>
          <w:szCs w:val="24"/>
        </w:rPr>
        <w:t>Likewise</w:t>
      </w:r>
      <w:r w:rsidR="00504051" w:rsidRPr="00FA48A7">
        <w:rPr>
          <w:rFonts w:ascii="Arial" w:hAnsi="Arial" w:cs="Arial"/>
          <w:sz w:val="24"/>
          <w:szCs w:val="24"/>
        </w:rPr>
        <w:t xml:space="preserve">, business-as-usual was defined as the continuation of the current distribution of </w:t>
      </w:r>
      <w:r w:rsidR="00C22563">
        <w:rPr>
          <w:rFonts w:ascii="Arial" w:hAnsi="Arial" w:cs="Arial"/>
          <w:sz w:val="24"/>
          <w:szCs w:val="24"/>
        </w:rPr>
        <w:t>SBP</w:t>
      </w:r>
      <w:r w:rsidR="00504051" w:rsidRPr="00FA48A7">
        <w:rPr>
          <w:rFonts w:ascii="Arial" w:hAnsi="Arial" w:cs="Arial"/>
          <w:sz w:val="24"/>
          <w:szCs w:val="24"/>
        </w:rPr>
        <w:t xml:space="preserve"> and associated cardiovascular risks in the population, with no additional intervention to improve </w:t>
      </w:r>
      <w:r w:rsidR="00504051">
        <w:rPr>
          <w:rFonts w:ascii="Arial" w:hAnsi="Arial" w:cs="Arial"/>
          <w:sz w:val="24"/>
          <w:szCs w:val="24"/>
        </w:rPr>
        <w:t>BP</w:t>
      </w:r>
      <w:r w:rsidR="00504051" w:rsidRPr="00FA48A7">
        <w:rPr>
          <w:rFonts w:ascii="Arial" w:hAnsi="Arial" w:cs="Arial"/>
          <w:sz w:val="24"/>
          <w:szCs w:val="24"/>
        </w:rPr>
        <w:t xml:space="preserve"> control. </w:t>
      </w:r>
      <w:r w:rsidR="00504051">
        <w:rPr>
          <w:rFonts w:ascii="Arial" w:hAnsi="Arial" w:cs="Arial"/>
          <w:sz w:val="24"/>
          <w:szCs w:val="24"/>
        </w:rPr>
        <w:t>Finally,</w:t>
      </w:r>
      <w:r w:rsidR="00870300">
        <w:rPr>
          <w:rFonts w:ascii="Arial" w:hAnsi="Arial" w:cs="Arial"/>
          <w:sz w:val="24"/>
          <w:szCs w:val="24"/>
        </w:rPr>
        <w:t xml:space="preserve"> the extracted variable fields include</w:t>
      </w:r>
      <w:r w:rsidR="00943A50" w:rsidRPr="00FA48A7">
        <w:rPr>
          <w:rFonts w:ascii="Arial" w:hAnsi="Arial" w:cs="Arial"/>
          <w:sz w:val="24"/>
          <w:szCs w:val="24"/>
        </w:rPr>
        <w:t xml:space="preserve"> model type, simulation time horizon, characterization of business-as-usual and interventions. We also collected information on associated health outcomes such as </w:t>
      </w:r>
      <w:r w:rsidR="0067461D" w:rsidRPr="00FA48A7">
        <w:rPr>
          <w:rFonts w:ascii="Arial" w:hAnsi="Arial" w:cs="Arial"/>
          <w:sz w:val="24"/>
          <w:szCs w:val="24"/>
        </w:rPr>
        <w:t>cardiovascular diseases (e.g., myocardial infarction), cerebrovascular diseases (e.g., stroke), sudden cardiac death, and overall mortality</w:t>
      </w:r>
      <w:r w:rsidR="00943A50" w:rsidRPr="00FA48A7">
        <w:rPr>
          <w:rFonts w:ascii="Arial" w:hAnsi="Arial" w:cs="Arial"/>
          <w:sz w:val="24"/>
          <w:szCs w:val="24"/>
        </w:rPr>
        <w:t xml:space="preserve"> to provide overall context to the intervention being reviewed</w:t>
      </w:r>
      <w:r w:rsidR="0067461D" w:rsidRPr="00FA48A7">
        <w:rPr>
          <w:rFonts w:ascii="Arial" w:hAnsi="Arial" w:cs="Arial"/>
          <w:sz w:val="24"/>
          <w:szCs w:val="24"/>
        </w:rPr>
        <w:t xml:space="preserve">. </w:t>
      </w:r>
      <w:r w:rsidR="00A008B9">
        <w:rPr>
          <w:rFonts w:ascii="Arial" w:hAnsi="Arial" w:cs="Arial"/>
          <w:sz w:val="24"/>
          <w:szCs w:val="24"/>
        </w:rPr>
        <w:t>Where provided, data</w:t>
      </w:r>
      <w:r w:rsidR="001C4F57" w:rsidRPr="00FA48A7">
        <w:rPr>
          <w:rFonts w:ascii="Arial" w:hAnsi="Arial" w:cs="Arial"/>
          <w:sz w:val="24"/>
          <w:szCs w:val="24"/>
        </w:rPr>
        <w:t xml:space="preserve"> on </w:t>
      </w:r>
      <w:r w:rsidR="0067461D" w:rsidRPr="00FA48A7">
        <w:rPr>
          <w:rFonts w:ascii="Arial" w:hAnsi="Arial" w:cs="Arial"/>
          <w:sz w:val="24"/>
          <w:szCs w:val="24"/>
        </w:rPr>
        <w:t xml:space="preserve">healthcare utilization, hospitalization, and attendance at health check-ups related to cardiovascular </w:t>
      </w:r>
      <w:r w:rsidR="001C4F57" w:rsidRPr="00FA48A7">
        <w:rPr>
          <w:rFonts w:ascii="Arial" w:hAnsi="Arial" w:cs="Arial"/>
          <w:sz w:val="24"/>
          <w:szCs w:val="24"/>
        </w:rPr>
        <w:t xml:space="preserve">outcomes were </w:t>
      </w:r>
      <w:r w:rsidR="00A008B9">
        <w:rPr>
          <w:rFonts w:ascii="Arial" w:hAnsi="Arial" w:cs="Arial"/>
          <w:sz w:val="24"/>
          <w:szCs w:val="24"/>
        </w:rPr>
        <w:t>captur</w:t>
      </w:r>
      <w:r w:rsidR="00A008B9" w:rsidRPr="00FA48A7">
        <w:rPr>
          <w:rFonts w:ascii="Arial" w:hAnsi="Arial" w:cs="Arial"/>
          <w:sz w:val="24"/>
          <w:szCs w:val="24"/>
        </w:rPr>
        <w:t>ed</w:t>
      </w:r>
      <w:r w:rsidR="0067461D" w:rsidRPr="00FA48A7">
        <w:rPr>
          <w:rFonts w:ascii="Arial" w:hAnsi="Arial" w:cs="Arial"/>
          <w:sz w:val="24"/>
          <w:szCs w:val="24"/>
        </w:rPr>
        <w:t xml:space="preserve">. </w:t>
      </w:r>
      <w:r w:rsidR="008C7C34" w:rsidRPr="00FA48A7">
        <w:rPr>
          <w:rFonts w:ascii="Arial" w:hAnsi="Arial" w:cs="Arial"/>
          <w:sz w:val="24"/>
          <w:szCs w:val="24"/>
        </w:rPr>
        <w:t>There were no restrictions regarding population type, condition, or age.</w:t>
      </w:r>
    </w:p>
    <w:p w14:paraId="2E9C854D" w14:textId="7E1B4FDB" w:rsidR="00F82D64" w:rsidRPr="00FA48A7" w:rsidRDefault="00F82D64" w:rsidP="00F82D64">
      <w:pPr>
        <w:spacing w:line="480" w:lineRule="auto"/>
        <w:rPr>
          <w:rFonts w:ascii="Arial" w:hAnsi="Arial" w:cs="Arial"/>
          <w:sz w:val="24"/>
          <w:szCs w:val="24"/>
        </w:rPr>
      </w:pPr>
      <w:r w:rsidRPr="00FA48A7">
        <w:rPr>
          <w:rFonts w:ascii="Arial" w:hAnsi="Arial" w:cs="Arial"/>
          <w:sz w:val="24"/>
          <w:szCs w:val="24"/>
        </w:rPr>
        <w:t>We descriptively summarized the collected information</w:t>
      </w:r>
      <w:r>
        <w:rPr>
          <w:rFonts w:ascii="Arial" w:hAnsi="Arial" w:cs="Arial"/>
          <w:sz w:val="24"/>
          <w:szCs w:val="24"/>
        </w:rPr>
        <w:t xml:space="preserve"> </w:t>
      </w:r>
      <w:r w:rsidRPr="00FA48A7">
        <w:rPr>
          <w:rFonts w:ascii="Arial" w:hAnsi="Arial" w:cs="Arial"/>
          <w:sz w:val="24"/>
          <w:szCs w:val="24"/>
        </w:rPr>
        <w:t xml:space="preserve">and </w:t>
      </w:r>
      <w:r>
        <w:rPr>
          <w:rFonts w:ascii="Arial" w:hAnsi="Arial" w:cs="Arial"/>
          <w:sz w:val="24"/>
          <w:szCs w:val="24"/>
        </w:rPr>
        <w:t>tabulated</w:t>
      </w:r>
      <w:r w:rsidRPr="00FA48A7">
        <w:rPr>
          <w:rFonts w:ascii="Arial" w:hAnsi="Arial" w:cs="Arial"/>
          <w:sz w:val="24"/>
          <w:szCs w:val="24"/>
        </w:rPr>
        <w:t xml:space="preserve"> them in result</w:t>
      </w:r>
      <w:r>
        <w:rPr>
          <w:rFonts w:ascii="Arial" w:hAnsi="Arial" w:cs="Arial"/>
          <w:sz w:val="24"/>
          <w:szCs w:val="24"/>
        </w:rPr>
        <w:t>s,</w:t>
      </w:r>
      <w:r w:rsidRPr="00FA48A7">
        <w:rPr>
          <w:rFonts w:ascii="Arial" w:hAnsi="Arial" w:cs="Arial"/>
          <w:sz w:val="24"/>
          <w:szCs w:val="24"/>
        </w:rPr>
        <w:t xml:space="preserve"> document</w:t>
      </w:r>
      <w:r>
        <w:rPr>
          <w:rFonts w:ascii="Arial" w:hAnsi="Arial" w:cs="Arial"/>
          <w:sz w:val="24"/>
          <w:szCs w:val="24"/>
        </w:rPr>
        <w:t xml:space="preserve">ing </w:t>
      </w:r>
      <w:r w:rsidRPr="00FA48A7">
        <w:rPr>
          <w:rFonts w:ascii="Arial" w:hAnsi="Arial" w:cs="Arial"/>
          <w:sz w:val="24"/>
          <w:szCs w:val="24"/>
        </w:rPr>
        <w:t xml:space="preserve">the availability of simulation models by model types, and similarities and differences between these models. </w:t>
      </w:r>
      <w:r>
        <w:rPr>
          <w:rFonts w:ascii="Arial" w:hAnsi="Arial" w:cs="Arial"/>
          <w:sz w:val="24"/>
          <w:szCs w:val="24"/>
        </w:rPr>
        <w:t>Three reviewers</w:t>
      </w:r>
      <w:r w:rsidRPr="00FA48A7">
        <w:rPr>
          <w:rFonts w:ascii="Arial" w:hAnsi="Arial" w:cs="Arial"/>
          <w:sz w:val="24"/>
          <w:szCs w:val="24"/>
        </w:rPr>
        <w:t xml:space="preserve"> (SRM</w:t>
      </w:r>
      <w:r>
        <w:rPr>
          <w:rFonts w:ascii="Arial" w:hAnsi="Arial" w:cs="Arial"/>
          <w:sz w:val="24"/>
          <w:szCs w:val="24"/>
        </w:rPr>
        <w:t xml:space="preserve">, </w:t>
      </w:r>
      <w:r w:rsidR="00C22563">
        <w:rPr>
          <w:rFonts w:ascii="Arial" w:hAnsi="Arial" w:cs="Arial"/>
          <w:sz w:val="24"/>
          <w:szCs w:val="24"/>
        </w:rPr>
        <w:t>KB</w:t>
      </w:r>
      <w:r>
        <w:rPr>
          <w:rFonts w:ascii="Arial" w:hAnsi="Arial" w:cs="Arial"/>
          <w:sz w:val="24"/>
          <w:szCs w:val="24"/>
        </w:rPr>
        <w:t>, BA</w:t>
      </w:r>
      <w:r w:rsidRPr="00FA48A7">
        <w:rPr>
          <w:rFonts w:ascii="Arial" w:hAnsi="Arial" w:cs="Arial"/>
          <w:sz w:val="24"/>
          <w:szCs w:val="24"/>
        </w:rPr>
        <w:t xml:space="preserve">) synthesized the findings from the included articles using both tables and a narrative summary of main </w:t>
      </w:r>
      <w:r w:rsidRPr="00FA48A7">
        <w:rPr>
          <w:rFonts w:ascii="Arial" w:hAnsi="Arial" w:cs="Arial"/>
          <w:sz w:val="24"/>
          <w:szCs w:val="24"/>
        </w:rPr>
        <w:lastRenderedPageBreak/>
        <w:t xml:space="preserve">findings. The findings were organized into three main themes: 1) model types, 2) specifications and 3) disease areas. Where relevant we added modelling results to </w:t>
      </w:r>
      <w:r>
        <w:rPr>
          <w:rFonts w:ascii="Arial" w:hAnsi="Arial" w:cs="Arial"/>
          <w:sz w:val="24"/>
          <w:szCs w:val="24"/>
        </w:rPr>
        <w:t>provide</w:t>
      </w:r>
      <w:r w:rsidRPr="00FA48A7">
        <w:rPr>
          <w:rFonts w:ascii="Arial" w:hAnsi="Arial" w:cs="Arial"/>
          <w:sz w:val="24"/>
          <w:szCs w:val="24"/>
        </w:rPr>
        <w:t xml:space="preserve"> more </w:t>
      </w:r>
      <w:r w:rsidR="00C22563">
        <w:rPr>
          <w:rFonts w:ascii="Arial" w:hAnsi="Arial" w:cs="Arial"/>
          <w:sz w:val="24"/>
          <w:szCs w:val="24"/>
        </w:rPr>
        <w:t>context</w:t>
      </w:r>
      <w:r w:rsidR="00C22563" w:rsidRPr="00FA48A7">
        <w:rPr>
          <w:rFonts w:ascii="Arial" w:hAnsi="Arial" w:cs="Arial"/>
          <w:sz w:val="24"/>
          <w:szCs w:val="24"/>
        </w:rPr>
        <w:t xml:space="preserve"> </w:t>
      </w:r>
      <w:r w:rsidRPr="00FA48A7">
        <w:rPr>
          <w:rFonts w:ascii="Arial" w:hAnsi="Arial" w:cs="Arial"/>
          <w:sz w:val="24"/>
          <w:szCs w:val="24"/>
        </w:rPr>
        <w:t>to the model being studied. We did not assess the quality of the studies as methodological quality and risk of bias have limited relevance to conceptualization and are not recommended for scoping review methodology.</w:t>
      </w:r>
    </w:p>
    <w:p w14:paraId="3849B493" w14:textId="32B64DAD" w:rsidR="00A95087" w:rsidRPr="00E17339" w:rsidRDefault="00A95087" w:rsidP="006F5F53">
      <w:pPr>
        <w:spacing w:after="0" w:line="480" w:lineRule="auto"/>
        <w:rPr>
          <w:rFonts w:ascii="Arial" w:hAnsi="Arial" w:cs="Arial"/>
          <w:b/>
          <w:bCs/>
          <w:i/>
          <w:iCs/>
          <w:color w:val="0070C0"/>
          <w:sz w:val="24"/>
          <w:szCs w:val="24"/>
        </w:rPr>
      </w:pPr>
      <w:r w:rsidRPr="00E17339">
        <w:rPr>
          <w:rFonts w:ascii="Arial" w:hAnsi="Arial" w:cs="Arial"/>
          <w:b/>
          <w:bCs/>
          <w:i/>
          <w:iCs/>
          <w:color w:val="0070C0"/>
          <w:sz w:val="24"/>
          <w:szCs w:val="24"/>
        </w:rPr>
        <w:t>Lifetable analysis</w:t>
      </w:r>
    </w:p>
    <w:p w14:paraId="21E7E158" w14:textId="014D4B95" w:rsidR="00DE2729" w:rsidRPr="00FA48A7" w:rsidRDefault="00A95087" w:rsidP="006F5F53">
      <w:pPr>
        <w:spacing w:after="0" w:line="480" w:lineRule="auto"/>
        <w:rPr>
          <w:rFonts w:ascii="Arial" w:hAnsi="Arial" w:cs="Arial"/>
          <w:sz w:val="24"/>
          <w:szCs w:val="24"/>
        </w:rPr>
      </w:pPr>
      <w:r w:rsidRPr="00FA48A7">
        <w:rPr>
          <w:rFonts w:ascii="Arial" w:hAnsi="Arial" w:cs="Arial"/>
          <w:sz w:val="24"/>
          <w:szCs w:val="24"/>
        </w:rPr>
        <w:t xml:space="preserve">We developed a proportional multistate lifetable (PMSLT) model to estimate the lifetime health gains from achieving optimal </w:t>
      </w:r>
      <w:r w:rsidR="00FB2D1F">
        <w:rPr>
          <w:rFonts w:ascii="Arial" w:hAnsi="Arial" w:cs="Arial"/>
          <w:sz w:val="24"/>
          <w:szCs w:val="24"/>
        </w:rPr>
        <w:t>BP</w:t>
      </w:r>
      <w:r w:rsidRPr="00FA48A7">
        <w:rPr>
          <w:rFonts w:ascii="Arial" w:hAnsi="Arial" w:cs="Arial"/>
          <w:sz w:val="24"/>
          <w:szCs w:val="24"/>
        </w:rPr>
        <w:t xml:space="preserve"> control in the adult Nepalese population</w:t>
      </w:r>
      <w:r w:rsidR="009908A5">
        <w:rPr>
          <w:rFonts w:ascii="Arial" w:hAnsi="Arial" w:cs="Arial"/>
          <w:sz w:val="24"/>
          <w:szCs w:val="24"/>
        </w:rPr>
        <w:t xml:space="preserve"> in 2023</w:t>
      </w:r>
      <w:r w:rsidRPr="00FA48A7">
        <w:rPr>
          <w:rFonts w:ascii="Arial" w:hAnsi="Arial" w:cs="Arial"/>
          <w:sz w:val="24"/>
          <w:szCs w:val="24"/>
        </w:rPr>
        <w:t>. PMSLT is a macro-simulation model that simulates multiple cohorts of population into the future</w:t>
      </w:r>
      <w:r w:rsidR="005636EB">
        <w:rPr>
          <w:rFonts w:ascii="Arial" w:hAnsi="Arial" w:cs="Arial"/>
          <w:sz w:val="24"/>
          <w:szCs w:val="24"/>
        </w:rPr>
        <w:t xml:space="preserve"> </w:t>
      </w:r>
      <w:r w:rsidR="008F6682">
        <w:rPr>
          <w:rFonts w:ascii="Arial" w:hAnsi="Arial" w:cs="Arial"/>
          <w:sz w:val="24"/>
          <w:szCs w:val="24"/>
        </w:rPr>
        <w:fldChar w:fldCharType="begin"/>
      </w:r>
      <w:r w:rsidR="00AB3E56">
        <w:rPr>
          <w:rFonts w:ascii="Arial" w:hAnsi="Arial" w:cs="Arial"/>
          <w:sz w:val="24"/>
          <w:szCs w:val="24"/>
        </w:rPr>
        <w:instrText xml:space="preserve"> ADDIN EN.CITE &lt;EndNote&gt;&lt;Cite&gt;&lt;Author&gt;Mishra&lt;/Author&gt;&lt;Year&gt;2023&lt;/Year&gt;&lt;RecNum&gt;11&lt;/RecNum&gt;&lt;DisplayText&gt;(17)&lt;/DisplayText&gt;&lt;record&gt;&lt;rec-number&gt;11&lt;/rec-number&gt;&lt;foreign-keys&gt;&lt;key app="EN" db-id="svdzrtewozt50pe95zu50awjvvs99vpxds2w" timestamp="1776125703"&gt;11&lt;/key&gt;&lt;/foreign-keys&gt;&lt;ref-type name="Journal Article"&gt;17&lt;/ref-type&gt;&lt;contributors&gt;&lt;authors&gt;&lt;author&gt;Mishra, Shiva Raj&lt;/author&gt;&lt;author&gt;Wilson, Tim&lt;/author&gt;&lt;author&gt;Andrabi, Hassan&lt;/author&gt;&lt;author&gt;Ait Ouakrim, Driss&lt;/author&gt;&lt;author&gt;Li, Ang&lt;/author&gt;&lt;author&gt;Akpan, Edifofon&lt;/author&gt;&lt;author&gt;Bentley, Rebecca&lt;/author&gt;&lt;author&gt;Blakely, Tony&lt;/author&gt;&lt;/authors&gt;&lt;/contributors&gt;&lt;titles&gt;&lt;title&gt;The total health gains and cost savings of eradicating cold housing in Australia&lt;/title&gt;&lt;secondary-title&gt;Social Science &amp;amp; Medicine&lt;/secondary-title&gt;&lt;/titles&gt;&lt;periodical&gt;&lt;full-title&gt;Social Science &amp;amp; Medicine&lt;/full-title&gt;&lt;/periodical&gt;&lt;pages&gt;115954&lt;/pages&gt;&lt;volume&gt;334&lt;/volume&gt;&lt;dates&gt;&lt;year&gt;2023&lt;/year&gt;&lt;/dates&gt;&lt;isbn&gt;0277-9536&lt;/isbn&gt;&lt;urls&gt;&lt;/urls&gt;&lt;/record&gt;&lt;/Cite&gt;&lt;/EndNote&gt;</w:instrText>
      </w:r>
      <w:r w:rsidR="008F6682">
        <w:rPr>
          <w:rFonts w:ascii="Arial" w:hAnsi="Arial" w:cs="Arial"/>
          <w:sz w:val="24"/>
          <w:szCs w:val="24"/>
        </w:rPr>
        <w:fldChar w:fldCharType="separate"/>
      </w:r>
      <w:r w:rsidR="00AB3E56">
        <w:rPr>
          <w:rFonts w:ascii="Arial" w:hAnsi="Arial" w:cs="Arial"/>
          <w:noProof/>
          <w:sz w:val="24"/>
          <w:szCs w:val="24"/>
        </w:rPr>
        <w:t>(17)</w:t>
      </w:r>
      <w:r w:rsidR="008F6682">
        <w:rPr>
          <w:rFonts w:ascii="Arial" w:hAnsi="Arial" w:cs="Arial"/>
          <w:sz w:val="24"/>
          <w:szCs w:val="24"/>
        </w:rPr>
        <w:fldChar w:fldCharType="end"/>
      </w:r>
      <w:r w:rsidRPr="00FA48A7">
        <w:rPr>
          <w:rFonts w:ascii="Arial" w:hAnsi="Arial" w:cs="Arial"/>
          <w:sz w:val="24"/>
          <w:szCs w:val="24"/>
        </w:rPr>
        <w:t xml:space="preserve">. </w:t>
      </w:r>
      <w:r w:rsidR="00DE2729" w:rsidRPr="00FA48A7">
        <w:rPr>
          <w:rFonts w:ascii="Arial" w:hAnsi="Arial" w:cs="Arial"/>
          <w:sz w:val="24"/>
          <w:szCs w:val="24"/>
        </w:rPr>
        <w:t xml:space="preserve">In our study, </w:t>
      </w:r>
      <w:r w:rsidR="00070E26" w:rsidRPr="00FA48A7">
        <w:rPr>
          <w:rFonts w:ascii="Arial" w:hAnsi="Arial" w:cs="Arial"/>
          <w:sz w:val="24"/>
          <w:szCs w:val="24"/>
        </w:rPr>
        <w:t xml:space="preserve">three intervention scenarios were modelled to reflect progressively more intensive SBP control targets. In the first scenario (standard control), individuals with SBP ≥140 mmHg were assumed to receive treatment sufficient to reduce </w:t>
      </w:r>
      <w:r w:rsidR="00C22563">
        <w:rPr>
          <w:rFonts w:ascii="Arial" w:hAnsi="Arial" w:cs="Arial"/>
          <w:sz w:val="24"/>
          <w:szCs w:val="24"/>
        </w:rPr>
        <w:t xml:space="preserve">their </w:t>
      </w:r>
      <w:r w:rsidR="00070E26" w:rsidRPr="00FA48A7">
        <w:rPr>
          <w:rFonts w:ascii="Arial" w:hAnsi="Arial" w:cs="Arial"/>
          <w:sz w:val="24"/>
          <w:szCs w:val="24"/>
        </w:rPr>
        <w:t xml:space="preserve">SBP </w:t>
      </w:r>
      <w:r w:rsidR="00C22563">
        <w:rPr>
          <w:rFonts w:ascii="Arial" w:hAnsi="Arial" w:cs="Arial"/>
          <w:sz w:val="24"/>
          <w:szCs w:val="24"/>
        </w:rPr>
        <w:t xml:space="preserve">to </w:t>
      </w:r>
      <w:r w:rsidR="00A008B9">
        <w:rPr>
          <w:rFonts w:ascii="Arial" w:hAnsi="Arial" w:cs="Arial"/>
          <w:sz w:val="24"/>
          <w:szCs w:val="24"/>
        </w:rPr>
        <w:t>&lt;</w:t>
      </w:r>
      <w:r w:rsidR="00070E26" w:rsidRPr="00FA48A7">
        <w:rPr>
          <w:rFonts w:ascii="Arial" w:hAnsi="Arial" w:cs="Arial"/>
          <w:sz w:val="24"/>
          <w:szCs w:val="24"/>
        </w:rPr>
        <w:t xml:space="preserve">140 mmHg. In the second scenario (intensive control), individuals with SBP ≥130 mmHg were assumed to achieve SBP </w:t>
      </w:r>
      <w:r w:rsidR="00A008B9">
        <w:rPr>
          <w:rFonts w:ascii="Arial" w:hAnsi="Arial" w:cs="Arial"/>
          <w:sz w:val="24"/>
          <w:szCs w:val="24"/>
        </w:rPr>
        <w:t>&lt;</w:t>
      </w:r>
      <w:r w:rsidR="00070E26" w:rsidRPr="00FA48A7">
        <w:rPr>
          <w:rFonts w:ascii="Arial" w:hAnsi="Arial" w:cs="Arial"/>
          <w:sz w:val="24"/>
          <w:szCs w:val="24"/>
        </w:rPr>
        <w:t xml:space="preserve">130 mmHg. In the third scenario (very intensive control), SBP was reduced to </w:t>
      </w:r>
      <w:r w:rsidR="00A008B9">
        <w:rPr>
          <w:rFonts w:ascii="Arial" w:hAnsi="Arial" w:cs="Arial"/>
          <w:sz w:val="24"/>
          <w:szCs w:val="24"/>
        </w:rPr>
        <w:t>&lt;</w:t>
      </w:r>
      <w:r w:rsidR="00070E26" w:rsidRPr="00FA48A7">
        <w:rPr>
          <w:rFonts w:ascii="Arial" w:hAnsi="Arial" w:cs="Arial"/>
          <w:sz w:val="24"/>
          <w:szCs w:val="24"/>
        </w:rPr>
        <w:t xml:space="preserve">120 mmHg among individuals with SBP ≥120 mmHg. These counterfactual scenarios were compared with the business-as-usual distribution of SBP to estimate the potential health gains associated with progressively stricter </w:t>
      </w:r>
      <w:r w:rsidR="00A008B9">
        <w:rPr>
          <w:rFonts w:ascii="Arial" w:hAnsi="Arial" w:cs="Arial"/>
          <w:sz w:val="24"/>
          <w:szCs w:val="24"/>
        </w:rPr>
        <w:t>BP</w:t>
      </w:r>
      <w:r w:rsidR="00070E26" w:rsidRPr="00FA48A7">
        <w:rPr>
          <w:rFonts w:ascii="Arial" w:hAnsi="Arial" w:cs="Arial"/>
          <w:sz w:val="24"/>
          <w:szCs w:val="24"/>
        </w:rPr>
        <w:t xml:space="preserve"> </w:t>
      </w:r>
      <w:r w:rsidR="00555477" w:rsidRPr="00FA48A7">
        <w:rPr>
          <w:rFonts w:ascii="Arial" w:hAnsi="Arial" w:cs="Arial"/>
          <w:sz w:val="24"/>
          <w:szCs w:val="24"/>
        </w:rPr>
        <w:t>control.</w:t>
      </w:r>
    </w:p>
    <w:p w14:paraId="57BCB280" w14:textId="77777777" w:rsidR="00DE2729" w:rsidRPr="003F4BAF" w:rsidRDefault="00DE2729" w:rsidP="006F5F53">
      <w:pPr>
        <w:spacing w:after="0" w:line="480" w:lineRule="auto"/>
        <w:rPr>
          <w:rFonts w:ascii="Arial" w:hAnsi="Arial" w:cs="Arial"/>
          <w:i/>
          <w:iCs/>
          <w:sz w:val="24"/>
          <w:szCs w:val="24"/>
        </w:rPr>
      </w:pPr>
      <w:r w:rsidRPr="003F4BAF">
        <w:rPr>
          <w:rFonts w:ascii="Arial" w:hAnsi="Arial" w:cs="Arial"/>
          <w:i/>
          <w:iCs/>
          <w:sz w:val="24"/>
          <w:szCs w:val="24"/>
        </w:rPr>
        <w:t>Business-as-usual characterisation</w:t>
      </w:r>
    </w:p>
    <w:p w14:paraId="7FE12A0D" w14:textId="4303E046" w:rsidR="00A50089" w:rsidRPr="00FA48A7" w:rsidRDefault="00DE2729" w:rsidP="00F82D64">
      <w:pPr>
        <w:spacing w:after="0" w:line="480" w:lineRule="auto"/>
        <w:rPr>
          <w:rFonts w:ascii="Arial" w:hAnsi="Arial" w:cs="Arial"/>
          <w:b/>
          <w:bCs/>
          <w:sz w:val="24"/>
          <w:szCs w:val="24"/>
        </w:rPr>
      </w:pPr>
      <w:r w:rsidRPr="00FA48A7">
        <w:rPr>
          <w:rFonts w:ascii="Arial" w:hAnsi="Arial" w:cs="Arial"/>
          <w:sz w:val="24"/>
          <w:szCs w:val="24"/>
        </w:rPr>
        <w:t xml:space="preserve">The </w:t>
      </w:r>
      <w:r w:rsidR="00A008B9">
        <w:rPr>
          <w:rFonts w:ascii="Arial" w:hAnsi="Arial" w:cs="Arial"/>
          <w:sz w:val="24"/>
          <w:szCs w:val="24"/>
        </w:rPr>
        <w:t>business-as-usual</w:t>
      </w:r>
      <w:r w:rsidR="00A008B9" w:rsidRPr="00FA48A7">
        <w:rPr>
          <w:rFonts w:ascii="Arial" w:hAnsi="Arial" w:cs="Arial"/>
          <w:sz w:val="24"/>
          <w:szCs w:val="24"/>
        </w:rPr>
        <w:t xml:space="preserve"> </w:t>
      </w:r>
      <w:r w:rsidRPr="00FA48A7">
        <w:rPr>
          <w:rFonts w:ascii="Arial" w:hAnsi="Arial" w:cs="Arial"/>
          <w:sz w:val="24"/>
          <w:szCs w:val="24"/>
        </w:rPr>
        <w:t xml:space="preserve">SBP distribution for each sex by age by </w:t>
      </w:r>
      <w:r w:rsidR="00C22563">
        <w:rPr>
          <w:rFonts w:ascii="Arial" w:hAnsi="Arial" w:cs="Arial"/>
          <w:sz w:val="24"/>
          <w:szCs w:val="24"/>
        </w:rPr>
        <w:t>socioeconomic status (</w:t>
      </w:r>
      <w:r w:rsidRPr="00FA48A7">
        <w:rPr>
          <w:rFonts w:ascii="Arial" w:hAnsi="Arial" w:cs="Arial"/>
          <w:sz w:val="24"/>
          <w:szCs w:val="24"/>
        </w:rPr>
        <w:t>SES</w:t>
      </w:r>
      <w:r w:rsidR="00C22563">
        <w:rPr>
          <w:rFonts w:ascii="Arial" w:hAnsi="Arial" w:cs="Arial"/>
          <w:sz w:val="24"/>
          <w:szCs w:val="24"/>
        </w:rPr>
        <w:t>)</w:t>
      </w:r>
      <w:r w:rsidRPr="00FA48A7">
        <w:rPr>
          <w:rFonts w:ascii="Arial" w:hAnsi="Arial" w:cs="Arial"/>
          <w:sz w:val="24"/>
          <w:szCs w:val="24"/>
        </w:rPr>
        <w:t xml:space="preserve"> group was estimated using data from </w:t>
      </w:r>
      <w:r w:rsidRPr="00490220">
        <w:rPr>
          <w:rFonts w:ascii="Arial" w:hAnsi="Arial" w:cs="Arial"/>
          <w:sz w:val="24"/>
          <w:szCs w:val="24"/>
        </w:rPr>
        <w:t xml:space="preserve">the Nepal Demographic Health Survey </w:t>
      </w:r>
      <w:r w:rsidR="00C22563" w:rsidRPr="00490220">
        <w:rPr>
          <w:rFonts w:ascii="Arial" w:hAnsi="Arial" w:cs="Arial"/>
          <w:sz w:val="24"/>
          <w:szCs w:val="24"/>
        </w:rPr>
        <w:t>202</w:t>
      </w:r>
      <w:r w:rsidR="00C22563">
        <w:rPr>
          <w:rFonts w:ascii="Arial" w:hAnsi="Arial" w:cs="Arial"/>
          <w:sz w:val="24"/>
          <w:szCs w:val="24"/>
        </w:rPr>
        <w:t>2</w:t>
      </w:r>
      <w:r w:rsidR="00C22563" w:rsidRPr="00490220">
        <w:rPr>
          <w:rFonts w:ascii="Arial" w:hAnsi="Arial" w:cs="Arial"/>
          <w:sz w:val="24"/>
          <w:szCs w:val="24"/>
        </w:rPr>
        <w:t xml:space="preserve"> </w:t>
      </w:r>
      <w:r w:rsidRPr="00490220">
        <w:rPr>
          <w:rFonts w:ascii="Arial" w:hAnsi="Arial" w:cs="Arial"/>
          <w:sz w:val="24"/>
          <w:szCs w:val="24"/>
        </w:rPr>
        <w:t>(</w:t>
      </w:r>
      <w:r w:rsidRPr="00490220">
        <w:rPr>
          <w:rFonts w:ascii="Arial" w:hAnsi="Arial" w:cs="Arial"/>
          <w:i/>
          <w:iCs/>
          <w:sz w:val="24"/>
          <w:szCs w:val="24"/>
        </w:rPr>
        <w:t xml:space="preserve">see the supplementary </w:t>
      </w:r>
      <w:r w:rsidR="002F4674" w:rsidRPr="00490220">
        <w:rPr>
          <w:rFonts w:ascii="Arial" w:hAnsi="Arial" w:cs="Arial"/>
          <w:i/>
          <w:iCs/>
          <w:sz w:val="24"/>
          <w:szCs w:val="24"/>
        </w:rPr>
        <w:t>Table 5</w:t>
      </w:r>
      <w:r w:rsidRPr="00490220">
        <w:rPr>
          <w:rFonts w:ascii="Arial" w:hAnsi="Arial" w:cs="Arial"/>
          <w:i/>
          <w:iCs/>
          <w:sz w:val="24"/>
          <w:szCs w:val="24"/>
        </w:rPr>
        <w:t xml:space="preserve"> for SBP </w:t>
      </w:r>
      <w:r w:rsidR="00CE7B93" w:rsidRPr="00490220">
        <w:rPr>
          <w:rFonts w:ascii="Arial" w:hAnsi="Arial" w:cs="Arial"/>
          <w:i/>
          <w:iCs/>
          <w:sz w:val="24"/>
          <w:szCs w:val="24"/>
        </w:rPr>
        <w:t>distribution by age and sex</w:t>
      </w:r>
      <w:r w:rsidRPr="00490220">
        <w:rPr>
          <w:rFonts w:ascii="Arial" w:hAnsi="Arial" w:cs="Arial"/>
          <w:sz w:val="24"/>
          <w:szCs w:val="24"/>
        </w:rPr>
        <w:t>). The rate ratios associating SBP with disease incidence</w:t>
      </w:r>
      <w:r w:rsidRPr="00FA48A7">
        <w:rPr>
          <w:rFonts w:ascii="Arial" w:hAnsi="Arial" w:cs="Arial"/>
          <w:sz w:val="24"/>
          <w:szCs w:val="24"/>
        </w:rPr>
        <w:t xml:space="preserve"> were taken from the GBD 20</w:t>
      </w:r>
      <w:r w:rsidR="002F1377" w:rsidRPr="00FA48A7">
        <w:rPr>
          <w:rFonts w:ascii="Arial" w:hAnsi="Arial" w:cs="Arial"/>
          <w:sz w:val="24"/>
          <w:szCs w:val="24"/>
        </w:rPr>
        <w:t>23</w:t>
      </w:r>
      <w:r w:rsidRPr="00FA48A7">
        <w:rPr>
          <w:rFonts w:ascii="Arial" w:hAnsi="Arial" w:cs="Arial"/>
          <w:sz w:val="24"/>
          <w:szCs w:val="24"/>
        </w:rPr>
        <w:t xml:space="preserve"> </w:t>
      </w:r>
      <w:r w:rsidRPr="00C22563">
        <w:rPr>
          <w:rFonts w:ascii="Arial" w:hAnsi="Arial" w:cs="Arial"/>
          <w:sz w:val="24"/>
          <w:szCs w:val="24"/>
        </w:rPr>
        <w:t>(</w:t>
      </w:r>
      <w:hyperlink r:id="rId8" w:tgtFrame="_blank" w:history="1">
        <w:r w:rsidRPr="00BF0545">
          <w:rPr>
            <w:rFonts w:ascii="Arial" w:hAnsi="Arial" w:cs="Arial"/>
            <w:sz w:val="24"/>
            <w:szCs w:val="24"/>
          </w:rPr>
          <w:t>ghdx.healthdata.org</w:t>
        </w:r>
      </w:hyperlink>
      <w:r w:rsidRPr="00C22563">
        <w:rPr>
          <w:rFonts w:ascii="Arial" w:hAnsi="Arial" w:cs="Arial"/>
          <w:sz w:val="24"/>
          <w:szCs w:val="24"/>
        </w:rPr>
        <w:t>).</w:t>
      </w:r>
      <w:hyperlink r:id="rId9" w:anchor="bib17" w:history="1">
        <w:r w:rsidRPr="00BF0545">
          <w:rPr>
            <w:rFonts w:ascii="Arial" w:hAnsi="Arial" w:cs="Arial"/>
            <w:sz w:val="24"/>
            <w:szCs w:val="24"/>
            <w:vertAlign w:val="superscript"/>
          </w:rPr>
          <w:t>17</w:t>
        </w:r>
      </w:hyperlink>
    </w:p>
    <w:p w14:paraId="0768798B" w14:textId="4FB2D9B6" w:rsidR="00DE2729" w:rsidRPr="00E17339" w:rsidRDefault="00DE2729" w:rsidP="00F82D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Arial" w:hAnsi="Arial" w:cs="Arial"/>
          <w:i/>
          <w:iCs/>
          <w:color w:val="0070C0"/>
          <w:sz w:val="24"/>
          <w:szCs w:val="24"/>
        </w:rPr>
      </w:pPr>
      <w:bookmarkStart w:id="258" w:name="_Toc118368574"/>
      <w:r w:rsidRPr="00E17339">
        <w:rPr>
          <w:rFonts w:ascii="Arial" w:hAnsi="Arial" w:cs="Arial"/>
          <w:i/>
          <w:iCs/>
          <w:color w:val="0070C0"/>
          <w:sz w:val="24"/>
          <w:szCs w:val="24"/>
        </w:rPr>
        <w:lastRenderedPageBreak/>
        <w:t xml:space="preserve">PIFs to link BP intervention and </w:t>
      </w:r>
      <w:r w:rsidR="00C22563">
        <w:rPr>
          <w:rFonts w:ascii="Arial" w:hAnsi="Arial" w:cs="Arial"/>
          <w:i/>
          <w:iCs/>
          <w:color w:val="0070C0"/>
          <w:sz w:val="24"/>
          <w:szCs w:val="24"/>
        </w:rPr>
        <w:t>the life table</w:t>
      </w:r>
      <w:r w:rsidR="00C22563" w:rsidRPr="00E17339">
        <w:rPr>
          <w:rFonts w:ascii="Arial" w:hAnsi="Arial" w:cs="Arial"/>
          <w:i/>
          <w:iCs/>
          <w:color w:val="0070C0"/>
          <w:sz w:val="24"/>
          <w:szCs w:val="24"/>
        </w:rPr>
        <w:t xml:space="preserve"> </w:t>
      </w:r>
      <w:r w:rsidRPr="00E17339">
        <w:rPr>
          <w:rFonts w:ascii="Arial" w:hAnsi="Arial" w:cs="Arial"/>
          <w:i/>
          <w:iCs/>
          <w:color w:val="0070C0"/>
          <w:sz w:val="24"/>
          <w:szCs w:val="24"/>
        </w:rPr>
        <w:t>model</w:t>
      </w:r>
      <w:bookmarkEnd w:id="258"/>
    </w:p>
    <w:p w14:paraId="4E0B740E" w14:textId="7C291FFD" w:rsidR="00DE2729" w:rsidRPr="00FA48A7" w:rsidRDefault="00DE2729" w:rsidP="00E17339">
      <w:pPr>
        <w:spacing w:after="0" w:line="480" w:lineRule="auto"/>
        <w:rPr>
          <w:rFonts w:ascii="Arial" w:hAnsi="Arial" w:cs="Arial"/>
          <w:color w:val="000000" w:themeColor="text1"/>
        </w:rPr>
      </w:pPr>
      <w:r w:rsidRPr="00FA48A7">
        <w:rPr>
          <w:rFonts w:ascii="Arial" w:hAnsi="Arial" w:cs="Arial"/>
        </w:rPr>
        <w:t xml:space="preserve">The study uses the </w:t>
      </w:r>
      <w:r w:rsidR="00DB238A">
        <w:rPr>
          <w:rFonts w:ascii="Arial" w:hAnsi="Arial" w:cs="Arial"/>
        </w:rPr>
        <w:t>r</w:t>
      </w:r>
      <w:r w:rsidRPr="00FA48A7">
        <w:rPr>
          <w:rFonts w:ascii="Arial" w:hAnsi="Arial" w:cs="Arial"/>
        </w:rPr>
        <w:t xml:space="preserve">elative risk </w:t>
      </w:r>
      <w:r w:rsidR="00DB238A">
        <w:rPr>
          <w:rFonts w:ascii="Arial" w:hAnsi="Arial" w:cs="Arial"/>
        </w:rPr>
        <w:t xml:space="preserve">(RR) </w:t>
      </w:r>
      <w:r w:rsidRPr="00FA48A7">
        <w:rPr>
          <w:rFonts w:ascii="Arial" w:hAnsi="Arial" w:cs="Arial"/>
        </w:rPr>
        <w:t xml:space="preserve">shift method for calculating </w:t>
      </w:r>
      <w:r w:rsidR="00C22563">
        <w:rPr>
          <w:rFonts w:ascii="Arial" w:hAnsi="Arial" w:cs="Arial"/>
        </w:rPr>
        <w:t xml:space="preserve">the </w:t>
      </w:r>
      <w:r w:rsidRPr="00FA48A7">
        <w:rPr>
          <w:rFonts w:ascii="Arial" w:hAnsi="Arial" w:cs="Arial"/>
        </w:rPr>
        <w:t xml:space="preserve">population </w:t>
      </w:r>
      <w:r w:rsidR="0003047C">
        <w:rPr>
          <w:rFonts w:ascii="Arial" w:hAnsi="Arial" w:cs="Arial"/>
        </w:rPr>
        <w:t xml:space="preserve">impact </w:t>
      </w:r>
      <w:r w:rsidRPr="00FA48A7">
        <w:rPr>
          <w:rFonts w:ascii="Arial" w:hAnsi="Arial" w:cs="Arial"/>
        </w:rPr>
        <w:t>fraction</w:t>
      </w:r>
      <w:r w:rsidR="005636EB">
        <w:rPr>
          <w:rFonts w:ascii="Arial" w:hAnsi="Arial" w:cs="Arial"/>
        </w:rPr>
        <w:t xml:space="preserve"> </w:t>
      </w:r>
      <w:r w:rsidRPr="00FA48A7">
        <w:rPr>
          <w:rFonts w:ascii="Arial" w:hAnsi="Arial" w:cs="Arial"/>
        </w:rPr>
        <w:fldChar w:fldCharType="begin">
          <w:fldData xml:space="preserve">PEVuZE5vdGU+PENpdGU+PEF1dGhvcj5CbGFrZWx5PC9BdXRob3I+PFllYXI+MjAyMDwvWWVhcj48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</w:fldData>
        </w:fldChar>
      </w:r>
      <w:r w:rsidR="00AB3E56">
        <w:rPr>
          <w:rFonts w:ascii="Arial" w:hAnsi="Arial" w:cs="Arial"/>
        </w:rPr>
        <w:instrText xml:space="preserve"> ADDIN EN.CITE </w:instrText>
      </w:r>
      <w:r w:rsidR="00AB3E56">
        <w:rPr>
          <w:rFonts w:ascii="Arial" w:hAnsi="Arial" w:cs="Arial"/>
        </w:rPr>
        <w:fldChar w:fldCharType="begin">
          <w:fldData xml:space="preserve">PEVuZE5vdGU+PENpdGU+PEF1dGhvcj5CbGFrZWx5PC9BdXRob3I+PFllYXI+MjAyMDwvWWVhcj48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</w:fldData>
        </w:fldChar>
      </w:r>
      <w:r w:rsidR="00AB3E56">
        <w:rPr>
          <w:rFonts w:ascii="Arial" w:hAnsi="Arial" w:cs="Arial"/>
        </w:rPr>
        <w:instrText xml:space="preserve"> ADDIN EN.CITE.DATA </w:instrText>
      </w:r>
      <w:r w:rsidR="00AB3E56">
        <w:rPr>
          <w:rFonts w:ascii="Arial" w:hAnsi="Arial" w:cs="Arial"/>
        </w:rPr>
      </w:r>
      <w:r w:rsidR="00AB3E56">
        <w:rPr>
          <w:rFonts w:ascii="Arial" w:hAnsi="Arial" w:cs="Arial"/>
        </w:rPr>
        <w:fldChar w:fldCharType="end"/>
      </w:r>
      <w:r w:rsidRPr="00FA48A7">
        <w:rPr>
          <w:rFonts w:ascii="Arial" w:hAnsi="Arial" w:cs="Arial"/>
        </w:rPr>
      </w:r>
      <w:r w:rsidRPr="00FA48A7">
        <w:rPr>
          <w:rFonts w:ascii="Arial" w:hAnsi="Arial" w:cs="Arial"/>
        </w:rPr>
        <w:fldChar w:fldCharType="separate"/>
      </w:r>
      <w:r w:rsidR="00AB3E56">
        <w:rPr>
          <w:rFonts w:ascii="Arial" w:hAnsi="Arial" w:cs="Arial"/>
          <w:noProof/>
        </w:rPr>
        <w:t>(19)</w:t>
      </w:r>
      <w:r w:rsidRPr="00FA48A7">
        <w:rPr>
          <w:rFonts w:ascii="Arial" w:hAnsi="Arial" w:cs="Arial"/>
        </w:rPr>
        <w:fldChar w:fldCharType="end"/>
      </w:r>
      <w:r w:rsidR="005636EB">
        <w:rPr>
          <w:rFonts w:ascii="Arial" w:hAnsi="Arial" w:cs="Arial"/>
        </w:rPr>
        <w:t>,</w:t>
      </w:r>
      <w:r w:rsidRPr="00FA48A7">
        <w:rPr>
          <w:rFonts w:ascii="Arial" w:hAnsi="Arial" w:cs="Arial"/>
        </w:rPr>
        <w:t xml:space="preserve"> whereby people stay in their’ starting state’ but shift the mean SBP of their state and are then assigned the RR for the new mean SBP. </w:t>
      </w:r>
      <w:r w:rsidRPr="00FA48A7">
        <w:rPr>
          <w:rFonts w:ascii="Arial" w:hAnsi="Arial" w:cs="Arial"/>
          <w:color w:val="000000" w:themeColor="text1"/>
        </w:rPr>
        <w:t xml:space="preserve">In our simulation, for each 10-unit SBP category, </w:t>
      </w:r>
      <w:r w:rsidR="00375FA8">
        <w:rPr>
          <w:rFonts w:ascii="Arial" w:hAnsi="Arial" w:cs="Arial"/>
          <w:color w:val="000000" w:themeColor="text1"/>
        </w:rPr>
        <w:t>≥</w:t>
      </w:r>
      <w:r w:rsidRPr="00FA48A7">
        <w:rPr>
          <w:rFonts w:ascii="Arial" w:hAnsi="Arial" w:cs="Arial"/>
          <w:color w:val="000000" w:themeColor="text1"/>
        </w:rPr>
        <w:t xml:space="preserve">140 mm/Hg is ‘shifted’ to the RR for SBP of &lt;140 mm/Hg. For each sex by age group, a population impact fraction (PIF) was calculated for modelled diseases. </w:t>
      </w:r>
      <w:r w:rsidRPr="00FA48A7">
        <w:rPr>
          <w:rFonts w:ascii="Arial" w:hAnsi="Arial" w:cs="Arial"/>
        </w:rPr>
        <w:t xml:space="preserve">The generic formula is </w:t>
      </w:r>
      <w:r w:rsidRPr="00FA48A7">
        <w:rPr>
          <w:rFonts w:ascii="Arial" w:hAnsi="Arial" w:cs="Arial"/>
        </w:rPr>
        <w:fldChar w:fldCharType="begin"/>
      </w:r>
      <w:r w:rsidR="00AB3E56">
        <w:rPr>
          <w:rFonts w:ascii="Arial" w:hAnsi="Arial" w:cs="Arial"/>
        </w:rPr>
        <w:instrText xml:space="preserve"> ADDIN EN.CITE &lt;EndNote&gt;&lt;Cite&gt;&lt;Author&gt;Zapata-Diomedi&lt;/Author&gt;&lt;Year&gt;2018&lt;/Year&gt;&lt;RecNum&gt;14&lt;/RecNum&gt;&lt;DisplayText&gt;(20)&lt;/DisplayText&gt;&lt;record&gt;&lt;rec-number&gt;14&lt;/rec-number&gt;&lt;foreign-keys&gt;&lt;key app="EN" db-id="svdzrtewozt50pe95zu50awjvvs99vpxds2w" timestamp="1776125703"&gt;14&lt;/key&gt;&lt;/foreign-keys&gt;&lt;ref-type name="Journal Article"&gt;17&lt;/ref-type&gt;&lt;contributors&gt;&lt;authors&gt;&lt;author&gt;Zapata-Diomedi, Belen&lt;/author&gt;&lt;author&gt;Barendregt, Jan J.&lt;/author&gt;&lt;author&gt;Veerman, J. Lennert&lt;/author&gt;&lt;/authors&gt;&lt;/contributors&gt;&lt;titles&gt;&lt;title&gt;Population attributable fraction: names, types and issues with incorrect interpretation of relative risks&lt;/title&gt;&lt;secondary-title&gt;British Journal of Sports Medicine&lt;/secondary-title&gt;&lt;/titles&gt;&lt;periodical&gt;&lt;full-title&gt;British Journal of Sports Medicine&lt;/full-title&gt;&lt;/periodical&gt;&lt;pages&gt;212&lt;/pages&gt;&lt;volume&gt;52&lt;/volume&gt;&lt;number&gt;4&lt;/number&gt;&lt;dates&gt;&lt;year&gt;2018&lt;/year&gt;&lt;/dates&gt;&lt;urls&gt;&lt;related-urls&gt;&lt;url&gt;http://bjsm.bmj.com/content/52/4/212.abstract&lt;/url&gt;&lt;/related-urls&gt;&lt;/urls&gt;&lt;electronic-resource-num&gt;10.1136/bjsports-2015-095531&lt;/electronic-resource-num&gt;&lt;/record&gt;&lt;/Cite&gt;&lt;/EndNote&gt;</w:instrText>
      </w:r>
      <w:r w:rsidRPr="00FA48A7">
        <w:rPr>
          <w:rFonts w:ascii="Arial" w:hAnsi="Arial" w:cs="Arial"/>
        </w:rPr>
        <w:fldChar w:fldCharType="separate"/>
      </w:r>
      <w:r w:rsidR="00AB3E56">
        <w:rPr>
          <w:rFonts w:ascii="Arial" w:hAnsi="Arial" w:cs="Arial"/>
          <w:noProof/>
        </w:rPr>
        <w:t>(20)</w:t>
      </w:r>
      <w:r w:rsidRPr="00FA48A7">
        <w:rPr>
          <w:rFonts w:ascii="Arial" w:hAnsi="Arial" w:cs="Arial"/>
        </w:rPr>
        <w:fldChar w:fldCharType="end"/>
      </w:r>
      <w:r w:rsidRPr="00FA48A7">
        <w:rPr>
          <w:rFonts w:ascii="Arial" w:hAnsi="Arial" w:cs="Arial"/>
        </w:rPr>
        <w:t xml:space="preserve">: </w:t>
      </w:r>
    </w:p>
    <w:p w14:paraId="28701D85" w14:textId="65395B03" w:rsidR="00DE2729" w:rsidRPr="00FA48A7" w:rsidRDefault="00DE2729" w:rsidP="006F5F53">
      <w:pPr>
        <w:spacing w:line="480" w:lineRule="auto"/>
        <w:ind w:left="2160"/>
        <w:rPr>
          <w:rFonts w:ascii="Arial" w:hAnsi="Arial" w:cs="Arial"/>
          <w:sz w:val="28"/>
          <w:szCs w:val="28"/>
        </w:rPr>
      </w:pPr>
      <w:r w:rsidRPr="00FA48A7">
        <w:rPr>
          <w:rFonts w:ascii="Arial" w:hAnsi="Arial" w:cs="Arial"/>
        </w:rPr>
        <w:t>PIF</w:t>
      </w:r>
      <w:r w:rsidRPr="00FA48A7">
        <w:rPr>
          <w:rFonts w:ascii="Arial" w:hAnsi="Arial" w:cs="Arial"/>
          <w:vertAlign w:val="subscript"/>
        </w:rPr>
        <w:t>itd</w:t>
      </w:r>
      <w:r w:rsidRPr="00FA48A7">
        <w:rPr>
          <w:rFonts w:ascii="Arial" w:hAnsi="Arial" w:cs="Arial"/>
          <w:sz w:val="28"/>
          <w:szCs w:val="28"/>
        </w:rPr>
        <w:t xml:space="preserve"> = </w:t>
      </w:r>
      <m:oMath>
        <m:f>
          <m:fPr>
            <m:ctrlPr>
              <w:rPr>
                <w:rFonts w:ascii="Cambria Math" w:hAnsi="Cambria Math" w:cs="Arial"/>
                <w:sz w:val="36"/>
                <w:szCs w:val="36"/>
              </w:rPr>
            </m:ctrlPr>
          </m:fPr>
          <m:num>
            <m:nary>
              <m:naryPr>
                <m:chr m:val="∑"/>
                <m:limLoc m:val="undOvr"/>
                <m:ctrlPr>
                  <w:rPr>
                    <w:rFonts w:ascii="Cambria Math" w:hAnsi="Cambria Math" w:cs="Arial"/>
                    <w:sz w:val="36"/>
                    <w:szCs w:val="36"/>
                  </w:rPr>
                </m:ctrlPr>
              </m:naryPr>
              <m:sub>
                <m:r>
                  <w:rPr>
                    <w:rFonts w:ascii="Cambria Math" w:hAnsi="Cambria Math" w:cs="Arial"/>
                    <w:sz w:val="36"/>
                    <w:szCs w:val="36"/>
                  </w:rPr>
                  <m:t>i</m:t>
                </m:r>
                <m:r>
                  <m:rPr>
                    <m:sty m:val="p"/>
                  </m:rPr>
                  <w:rPr>
                    <w:rFonts w:ascii="Cambria Math" w:hAnsi="Cambria Math" w:cs="Arial"/>
                    <w:sz w:val="36"/>
                    <w:szCs w:val="36"/>
                  </w:rPr>
                  <m:t>=1</m:t>
                </m:r>
              </m:sub>
              <m:sup>
                <m:r>
                  <w:rPr>
                    <w:rFonts w:ascii="Cambria Math" w:hAnsi="Cambria Math" w:cs="Arial"/>
                    <w:sz w:val="36"/>
                    <w:szCs w:val="36"/>
                  </w:rPr>
                  <m:t>n</m:t>
                </m:r>
              </m:sup>
              <m:e>
                <m:sSub>
                  <m:sSubPr>
                    <m:ctrlPr>
                      <w:rPr>
                        <w:rFonts w:ascii="Cambria Math" w:hAnsi="Cambria Math" w:cs="Arial"/>
                        <w:sz w:val="36"/>
                        <w:szCs w:val="36"/>
                      </w:rPr>
                    </m:ctrlPr>
                  </m:sSubPr>
                  <m:e>
                    <m:r>
                      <w:rPr>
                        <w:rFonts w:ascii="Cambria Math" w:hAnsi="Cambria Math" w:cs="Arial"/>
                        <w:sz w:val="36"/>
                        <w:szCs w:val="36"/>
                      </w:rPr>
                      <m:t>P</m:t>
                    </m:r>
                  </m:e>
                  <m:sub>
                    <m:r>
                      <w:rPr>
                        <w:rFonts w:ascii="Cambria Math" w:hAnsi="Cambria Math" w:cs="Arial"/>
                        <w:sz w:val="36"/>
                        <w:szCs w:val="36"/>
                      </w:rPr>
                      <m:t>i</m:t>
                    </m:r>
                  </m:sub>
                </m:sSub>
                <m:sSub>
                  <m:sSubPr>
                    <m:ctrlPr>
                      <w:rPr>
                        <w:rFonts w:ascii="Cambria Math" w:hAnsi="Cambria Math" w:cs="Arial"/>
                        <w:sz w:val="36"/>
                        <w:szCs w:val="36"/>
                      </w:rPr>
                    </m:ctrlPr>
                  </m:sSubPr>
                  <m:e>
                    <m:r>
                      <w:rPr>
                        <w:rFonts w:ascii="Cambria Math" w:hAnsi="Cambria Math" w:cs="Arial"/>
                        <w:sz w:val="36"/>
                        <w:szCs w:val="36"/>
                      </w:rPr>
                      <m:t>RR</m:t>
                    </m:r>
                  </m:e>
                  <m:sub>
                    <m:r>
                      <w:rPr>
                        <w:rFonts w:ascii="Cambria Math" w:hAnsi="Cambria Math" w:cs="Arial"/>
                        <w:sz w:val="36"/>
                        <w:szCs w:val="36"/>
                      </w:rPr>
                      <m:t>id</m:t>
                    </m:r>
                  </m:sub>
                </m:sSub>
              </m:e>
            </m:nary>
            <m:r>
              <m:rPr>
                <m:sty m:val="p"/>
              </m:rPr>
              <w:rPr>
                <w:rFonts w:ascii="Cambria Math" w:hAnsi="Cambria Math" w:cs="Arial"/>
                <w:sz w:val="36"/>
                <w:szCs w:val="36"/>
              </w:rPr>
              <m:t>-</m:t>
            </m:r>
            <m:nary>
              <m:naryPr>
                <m:chr m:val="∑"/>
                <m:limLoc m:val="undOvr"/>
                <m:ctrlPr>
                  <w:rPr>
                    <w:rFonts w:ascii="Cambria Math" w:hAnsi="Cambria Math" w:cs="Arial"/>
                    <w:sz w:val="36"/>
                    <w:szCs w:val="36"/>
                  </w:rPr>
                </m:ctrlPr>
              </m:naryPr>
              <m:sub>
                <m:r>
                  <w:rPr>
                    <w:rFonts w:ascii="Cambria Math" w:hAnsi="Cambria Math" w:cs="Arial"/>
                    <w:sz w:val="36"/>
                    <w:szCs w:val="36"/>
                  </w:rPr>
                  <m:t>i</m:t>
                </m:r>
                <m:r>
                  <m:rPr>
                    <m:sty m:val="p"/>
                  </m:rPr>
                  <w:rPr>
                    <w:rFonts w:ascii="Cambria Math" w:hAnsi="Cambria Math" w:cs="Arial"/>
                    <w:sz w:val="36"/>
                    <w:szCs w:val="36"/>
                  </w:rPr>
                  <m:t>=1</m:t>
                </m:r>
              </m:sub>
              <m:sup>
                <m:r>
                  <w:rPr>
                    <w:rFonts w:ascii="Cambria Math" w:hAnsi="Cambria Math" w:cs="Arial"/>
                    <w:sz w:val="36"/>
                    <w:szCs w:val="36"/>
                  </w:rPr>
                  <m:t>n</m:t>
                </m:r>
              </m:sup>
              <m:e>
                <m:sSubSup>
                  <m:sSubSupPr>
                    <m:ctrlPr>
                      <w:rPr>
                        <w:rFonts w:ascii="Cambria Math" w:hAnsi="Cambria Math" w:cs="Arial"/>
                        <w:sz w:val="36"/>
                        <w:szCs w:val="36"/>
                      </w:rPr>
                    </m:ctrlPr>
                  </m:sSubSupPr>
                  <m:e>
                    <m:r>
                      <w:rPr>
                        <w:rFonts w:ascii="Cambria Math" w:hAnsi="Cambria Math" w:cs="Arial"/>
                        <w:sz w:val="36"/>
                        <w:szCs w:val="36"/>
                      </w:rPr>
                      <m:t>P</m:t>
                    </m:r>
                  </m:e>
                  <m:sub>
                    <m:r>
                      <w:rPr>
                        <w:rFonts w:ascii="Cambria Math" w:hAnsi="Cambria Math" w:cs="Arial"/>
                        <w:sz w:val="36"/>
                        <w:szCs w:val="36"/>
                      </w:rPr>
                      <m:t>i</m:t>
                    </m:r>
                  </m:sub>
                  <m:sup>
                    <m:r>
                      <m:rPr>
                        <m:sty m:val="p"/>
                      </m:rPr>
                      <w:rPr>
                        <w:rFonts w:ascii="Cambria Math" w:hAnsi="Cambria Math" w:cs="Arial"/>
                        <w:sz w:val="36"/>
                        <w:szCs w:val="36"/>
                      </w:rPr>
                      <m:t>'</m:t>
                    </m:r>
                  </m:sup>
                </m:sSubSup>
                <m:sSub>
                  <m:sSubPr>
                    <m:ctrlPr>
                      <w:rPr>
                        <w:rFonts w:ascii="Cambria Math" w:hAnsi="Cambria Math" w:cs="Arial"/>
                        <w:sz w:val="36"/>
                        <w:szCs w:val="36"/>
                      </w:rPr>
                    </m:ctrlPr>
                  </m:sSubPr>
                  <m:e>
                    <m:r>
                      <w:rPr>
                        <w:rFonts w:ascii="Cambria Math" w:hAnsi="Cambria Math" w:cs="Arial"/>
                        <w:sz w:val="36"/>
                        <w:szCs w:val="36"/>
                      </w:rPr>
                      <m:t>RR</m:t>
                    </m:r>
                  </m:e>
                  <m:sub>
                    <m:r>
                      <w:rPr>
                        <w:rFonts w:ascii="Cambria Math" w:hAnsi="Cambria Math" w:cs="Arial"/>
                        <w:sz w:val="36"/>
                        <w:szCs w:val="36"/>
                      </w:rPr>
                      <m:t>id</m:t>
                    </m:r>
                  </m:sub>
                </m:sSub>
              </m:e>
            </m:nary>
          </m:num>
          <m:den>
            <m:nary>
              <m:naryPr>
                <m:chr m:val="∑"/>
                <m:limLoc m:val="undOvr"/>
                <m:ctrlPr>
                  <w:rPr>
                    <w:rFonts w:ascii="Cambria Math" w:hAnsi="Cambria Math" w:cs="Arial"/>
                    <w:sz w:val="36"/>
                    <w:szCs w:val="36"/>
                  </w:rPr>
                </m:ctrlPr>
              </m:naryPr>
              <m:sub>
                <m:r>
                  <w:rPr>
                    <w:rFonts w:ascii="Cambria Math" w:hAnsi="Cambria Math" w:cs="Arial"/>
                    <w:sz w:val="36"/>
                    <w:szCs w:val="36"/>
                  </w:rPr>
                  <m:t>i</m:t>
                </m:r>
                <m:r>
                  <m:rPr>
                    <m:sty m:val="p"/>
                  </m:rPr>
                  <w:rPr>
                    <w:rFonts w:ascii="Cambria Math" w:hAnsi="Cambria Math" w:cs="Arial"/>
                    <w:sz w:val="36"/>
                    <w:szCs w:val="36"/>
                  </w:rPr>
                  <m:t>=1</m:t>
                </m:r>
              </m:sub>
              <m:sup>
                <m:r>
                  <w:rPr>
                    <w:rFonts w:ascii="Cambria Math" w:hAnsi="Cambria Math" w:cs="Arial"/>
                    <w:sz w:val="36"/>
                    <w:szCs w:val="36"/>
                  </w:rPr>
                  <m:t>n</m:t>
                </m:r>
              </m:sup>
              <m:e>
                <m:sSub>
                  <m:sSubPr>
                    <m:ctrlPr>
                      <w:rPr>
                        <w:rFonts w:ascii="Cambria Math" w:hAnsi="Cambria Math" w:cs="Arial"/>
                        <w:sz w:val="36"/>
                        <w:szCs w:val="36"/>
                      </w:rPr>
                    </m:ctrlPr>
                  </m:sSubPr>
                  <m:e>
                    <m:r>
                      <w:rPr>
                        <w:rFonts w:ascii="Cambria Math" w:hAnsi="Cambria Math" w:cs="Arial"/>
                        <w:sz w:val="36"/>
                        <w:szCs w:val="36"/>
                      </w:rPr>
                      <m:t>P</m:t>
                    </m:r>
                  </m:e>
                  <m:sub>
                    <m:r>
                      <w:rPr>
                        <w:rFonts w:ascii="Cambria Math" w:hAnsi="Cambria Math" w:cs="Arial"/>
                        <w:sz w:val="36"/>
                        <w:szCs w:val="36"/>
                      </w:rPr>
                      <m:t>i</m:t>
                    </m:r>
                  </m:sub>
                </m:sSub>
                <m:sSub>
                  <m:sSubPr>
                    <m:ctrlPr>
                      <w:rPr>
                        <w:rFonts w:ascii="Cambria Math" w:hAnsi="Cambria Math" w:cs="Arial"/>
                        <w:sz w:val="36"/>
                        <w:szCs w:val="36"/>
                      </w:rPr>
                    </m:ctrlPr>
                  </m:sSubPr>
                  <m:e>
                    <m:r>
                      <w:rPr>
                        <w:rFonts w:ascii="Cambria Math" w:hAnsi="Cambria Math" w:cs="Arial"/>
                        <w:sz w:val="36"/>
                        <w:szCs w:val="36"/>
                      </w:rPr>
                      <m:t>RR</m:t>
                    </m:r>
                  </m:e>
                  <m:sub>
                    <m:r>
                      <w:rPr>
                        <w:rFonts w:ascii="Cambria Math" w:hAnsi="Cambria Math" w:cs="Arial"/>
                        <w:sz w:val="36"/>
                        <w:szCs w:val="36"/>
                      </w:rPr>
                      <m:t>id</m:t>
                    </m:r>
                  </m:sub>
                </m:sSub>
              </m:e>
            </m:nary>
          </m:den>
        </m:f>
      </m:oMath>
      <w:r w:rsidRPr="00FA48A7">
        <w:rPr>
          <w:rFonts w:ascii="Arial" w:hAnsi="Arial" w:cs="Arial"/>
          <w:sz w:val="28"/>
          <w:szCs w:val="28"/>
        </w:rPr>
        <w:t xml:space="preserve">                  </w:t>
      </w:r>
      <w:r w:rsidRPr="00FA48A7">
        <w:rPr>
          <w:rFonts w:ascii="Arial" w:hAnsi="Arial" w:cs="Arial"/>
        </w:rPr>
        <w:t xml:space="preserve"> </w:t>
      </w:r>
      <w:r w:rsidR="009D6998" w:rsidRPr="00FA48A7">
        <w:rPr>
          <w:rFonts w:ascii="Arial" w:hAnsi="Arial" w:cs="Arial"/>
        </w:rPr>
        <w:fldChar w:fldCharType="begin"/>
      </w:r>
      <w:r w:rsidR="00AB3E56">
        <w:rPr>
          <w:rFonts w:ascii="Arial" w:hAnsi="Arial" w:cs="Arial"/>
        </w:rPr>
        <w:instrText xml:space="preserve"> ADDIN EN.CITE &lt;EndNote&gt;&lt;Cite&gt;&lt;Author&gt;Zapata-Diomedi&lt;/Author&gt;&lt;Year&gt;2018&lt;/Year&gt;&lt;RecNum&gt;14&lt;/RecNum&gt;&lt;DisplayText&gt;(20)&lt;/DisplayText&gt;&lt;record&gt;&lt;rec-number&gt;14&lt;/rec-number&gt;&lt;foreign-keys&gt;&lt;key app="EN" db-id="svdzrtewozt50pe95zu50awjvvs99vpxds2w" timestamp="1776125703"&gt;14&lt;/key&gt;&lt;/foreign-keys&gt;&lt;ref-type name="Journal Article"&gt;17&lt;/ref-type&gt;&lt;contributors&gt;&lt;authors&gt;&lt;author&gt;Zapata-Diomedi, Belen&lt;/author&gt;&lt;author&gt;Barendregt, Jan J.&lt;/author&gt;&lt;author&gt;Veerman, J. Lennert&lt;/author&gt;&lt;/authors&gt;&lt;/contributors&gt;&lt;titles&gt;&lt;title&gt;Population attributable fraction: names, types and issues with incorrect interpretation of relative risks&lt;/title&gt;&lt;secondary-title&gt;British Journal of Sports Medicine&lt;/secondary-title&gt;&lt;/titles&gt;&lt;periodical&gt;&lt;full-title&gt;British Journal of Sports Medicine&lt;/full-title&gt;&lt;/periodical&gt;&lt;pages&gt;212&lt;/pages&gt;&lt;volume&gt;52&lt;/volume&gt;&lt;number&gt;4&lt;/number&gt;&lt;dates&gt;&lt;year&gt;2018&lt;/year&gt;&lt;/dates&gt;&lt;urls&gt;&lt;related-urls&gt;&lt;url&gt;http://bjsm.bmj.com/content/52/4/212.abstract&lt;/url&gt;&lt;/related-urls&gt;&lt;/urls&gt;&lt;electronic-resource-num&gt;10.1136/bjsports-2015-095531&lt;/electronic-resource-num&gt;&lt;/record&gt;&lt;/Cite&gt;&lt;/EndNote&gt;</w:instrText>
      </w:r>
      <w:r w:rsidR="009D6998" w:rsidRPr="00FA48A7">
        <w:rPr>
          <w:rFonts w:ascii="Arial" w:hAnsi="Arial" w:cs="Arial"/>
        </w:rPr>
        <w:fldChar w:fldCharType="separate"/>
      </w:r>
      <w:r w:rsidR="00AB3E56">
        <w:rPr>
          <w:rFonts w:ascii="Arial" w:hAnsi="Arial" w:cs="Arial"/>
          <w:noProof/>
        </w:rPr>
        <w:t>(20)</w:t>
      </w:r>
      <w:r w:rsidR="009D6998" w:rsidRPr="00FA48A7">
        <w:rPr>
          <w:rFonts w:ascii="Arial" w:hAnsi="Arial" w:cs="Arial"/>
        </w:rPr>
        <w:fldChar w:fldCharType="end"/>
      </w:r>
    </w:p>
    <w:p w14:paraId="70294863" w14:textId="0978992E" w:rsidR="00DE2729" w:rsidRPr="000A7F21" w:rsidRDefault="00DE2729">
      <w:pPr>
        <w:spacing w:before="120" w:line="276" w:lineRule="auto"/>
        <w:rPr>
          <w:rFonts w:ascii="Aptos Light" w:eastAsiaTheme="minorEastAsia" w:hAnsi="Aptos Light" w:cs="Arial"/>
          <w:i/>
          <w:iCs/>
          <w:color w:val="000000" w:themeColor="text1"/>
        </w:rPr>
        <w:pPrChange w:id="259" w:author="Shiva Mishra" w:date="2026-04-14T11:22:00Z" w16du:dateUtc="2026-04-14T01:22:00Z">
          <w:pPr>
            <w:spacing w:before="120" w:line="480" w:lineRule="auto"/>
          </w:pPr>
        </w:pPrChange>
      </w:pPr>
      <w:r w:rsidRPr="000A7F21">
        <w:rPr>
          <w:rFonts w:ascii="Aptos Light" w:hAnsi="Aptos Light" w:cs="Arial"/>
          <w:i/>
          <w:iCs/>
        </w:rPr>
        <w:t xml:space="preserve">where: i subscripts each sex by age; d subscripts each disease; t subscripts each time step or yearly cycle; </w:t>
      </w:r>
      <m:oMath>
        <m:sSub>
          <m:sSubPr>
            <m:ctrlPr>
              <w:rPr>
                <w:rFonts w:ascii="Cambria Math" w:hAnsi="Cambria Math" w:cs="Arial"/>
                <w:i/>
                <w:iCs/>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i</m:t>
            </m:r>
          </m:sub>
        </m:sSub>
      </m:oMath>
      <w:r w:rsidRPr="000A7F21">
        <w:rPr>
          <w:rFonts w:ascii="Aptos Light" w:hAnsi="Aptos Light" w:cs="Arial"/>
          <w:i/>
          <w:iCs/>
          <w:color w:val="000000" w:themeColor="text1"/>
        </w:rPr>
        <w:t xml:space="preserve"> is the proportion in SBP in each sex by age group</w:t>
      </w:r>
      <w:r w:rsidRPr="000A7F21">
        <w:rPr>
          <w:rFonts w:ascii="Aptos Light" w:hAnsi="Aptos Light" w:cs="Arial"/>
          <w:i/>
          <w:iCs/>
        </w:rPr>
        <w:t xml:space="preserve">. RR is the incidence rate ratio for SBP and modelled diseases d, and possibly varies by demographics (e.g., by sex and age; note the RR does not vary by time step t). </w:t>
      </w:r>
      <m:oMath>
        <m:sSub>
          <m:sSubPr>
            <m:ctrlPr>
              <w:rPr>
                <w:rFonts w:ascii="Cambria Math" w:hAnsi="Cambria Math" w:cs="Arial"/>
                <w:i/>
                <w:iCs/>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i</m:t>
            </m:r>
          </m:sub>
        </m:sSub>
      </m:oMath>
      <w:r w:rsidRPr="000A7F21">
        <w:rPr>
          <w:rFonts w:ascii="Aptos Light" w:eastAsiaTheme="minorEastAsia" w:hAnsi="Aptos Light" w:cs="Arial"/>
          <w:i/>
          <w:iCs/>
          <w:color w:val="000000" w:themeColor="text1"/>
        </w:rPr>
        <w:t xml:space="preserve"> is assumed </w:t>
      </w:r>
      <w:r w:rsidR="00C22563" w:rsidRPr="000A7F21">
        <w:rPr>
          <w:rFonts w:ascii="Aptos Light" w:eastAsiaTheme="minorEastAsia" w:hAnsi="Aptos Light" w:cs="Arial"/>
          <w:i/>
          <w:iCs/>
          <w:color w:val="000000" w:themeColor="text1"/>
        </w:rPr>
        <w:t xml:space="preserve">to remain unchanged </w:t>
      </w:r>
      <w:r w:rsidRPr="000A7F21">
        <w:rPr>
          <w:rFonts w:ascii="Aptos Light" w:eastAsiaTheme="minorEastAsia" w:hAnsi="Aptos Light" w:cs="Arial"/>
          <w:i/>
          <w:iCs/>
          <w:color w:val="000000" w:themeColor="text1"/>
        </w:rPr>
        <w:t xml:space="preserve">into the future under BAU. Thus, the PIFs do not vary by time in the future. </w:t>
      </w:r>
    </w:p>
    <w:p w14:paraId="55D96825" w14:textId="6060C1EE" w:rsidR="00DE2729" w:rsidRPr="001C6AAD" w:rsidRDefault="00DE2729" w:rsidP="006F5F53">
      <w:pPr>
        <w:spacing w:before="120" w:line="480" w:lineRule="auto"/>
        <w:rPr>
          <w:rFonts w:ascii="Arial" w:eastAsiaTheme="minorEastAsia" w:hAnsi="Arial" w:cs="Arial"/>
          <w:color w:val="000000" w:themeColor="text1"/>
        </w:rPr>
      </w:pPr>
      <w:r w:rsidRPr="00FA48A7">
        <w:rPr>
          <w:rFonts w:ascii="Arial" w:hAnsi="Arial" w:cs="Arial"/>
        </w:rPr>
        <w:t xml:space="preserve">These PIFs are the percentage change in incidence rates for each </w:t>
      </w:r>
      <w:r w:rsidR="00C22563">
        <w:rPr>
          <w:rFonts w:ascii="Arial" w:hAnsi="Arial" w:cs="Arial"/>
        </w:rPr>
        <w:t>SBP-related</w:t>
      </w:r>
      <w:r w:rsidRPr="00FA48A7">
        <w:rPr>
          <w:rFonts w:ascii="Arial" w:hAnsi="Arial" w:cs="Arial"/>
        </w:rPr>
        <w:t xml:space="preserve"> disease, by socio-demographics and time step into the future, that are inputted to the PMSLT. </w:t>
      </w:r>
      <w:r w:rsidRPr="00FA48A7">
        <w:rPr>
          <w:rFonts w:ascii="Arial" w:eastAsiaTheme="minorEastAsia" w:hAnsi="Arial" w:cs="Arial"/>
          <w:color w:val="000000" w:themeColor="text1"/>
        </w:rPr>
        <w:t xml:space="preserve">We applied a median lag time of 3 years for CVD (ln normal </w:t>
      </w:r>
      <w:r w:rsidRPr="00FA48A7">
        <w:rPr>
          <w:rFonts w:ascii="Symbol" w:eastAsiaTheme="minorEastAsia" w:hAnsi="Symbol" w:cs="Symbol"/>
          <w:color w:val="000000" w:themeColor="text1"/>
        </w:rPr>
        <w:t>±</w:t>
      </w:r>
      <w:r w:rsidRPr="00FA48A7">
        <w:rPr>
          <w:rFonts w:ascii="Arial" w:eastAsiaTheme="minorEastAsia" w:hAnsi="Arial" w:cs="Arial"/>
          <w:color w:val="000000" w:themeColor="text1"/>
        </w:rPr>
        <w:t xml:space="preserve">20%). </w:t>
      </w:r>
      <w:r w:rsidR="001C6AAD">
        <w:rPr>
          <w:rFonts w:ascii="Arial" w:eastAsiaTheme="minorEastAsia" w:hAnsi="Arial" w:cs="Arial"/>
          <w:color w:val="000000" w:themeColor="text1"/>
        </w:rPr>
        <w:t xml:space="preserve">These </w:t>
      </w:r>
      <w:r w:rsidRPr="00FA48A7">
        <w:rPr>
          <w:rFonts w:ascii="Arial" w:eastAsiaTheme="minorEastAsia" w:hAnsi="Arial" w:cs="Arial"/>
          <w:color w:val="000000" w:themeColor="text1"/>
        </w:rPr>
        <w:t>PIFs</w:t>
      </w:r>
      <w:r w:rsidR="001C6AAD">
        <w:rPr>
          <w:rFonts w:ascii="Arial" w:eastAsiaTheme="minorEastAsia" w:hAnsi="Arial" w:cs="Arial"/>
          <w:color w:val="000000" w:themeColor="text1"/>
        </w:rPr>
        <w:t xml:space="preserve"> </w:t>
      </w:r>
      <w:r w:rsidR="007C32D5">
        <w:rPr>
          <w:rFonts w:ascii="Arial" w:eastAsiaTheme="minorEastAsia" w:hAnsi="Arial" w:cs="Arial"/>
          <w:color w:val="000000" w:themeColor="text1"/>
        </w:rPr>
        <w:t>serves as a bridge between</w:t>
      </w:r>
      <w:r w:rsidRPr="00FA48A7">
        <w:rPr>
          <w:rFonts w:ascii="Arial" w:eastAsiaTheme="minorEastAsia" w:hAnsi="Arial" w:cs="Arial"/>
          <w:color w:val="000000" w:themeColor="text1"/>
        </w:rPr>
        <w:t xml:space="preserve"> </w:t>
      </w:r>
      <w:r w:rsidR="00027BE1" w:rsidRPr="00FA48A7">
        <w:rPr>
          <w:rFonts w:ascii="Arial" w:eastAsiaTheme="minorEastAsia" w:hAnsi="Arial" w:cs="Arial"/>
          <w:color w:val="000000" w:themeColor="text1"/>
        </w:rPr>
        <w:t>SBP-related</w:t>
      </w:r>
      <w:r w:rsidR="00027BE1">
        <w:rPr>
          <w:rFonts w:ascii="Arial" w:eastAsiaTheme="minorEastAsia" w:hAnsi="Arial" w:cs="Arial"/>
          <w:color w:val="000000" w:themeColor="text1"/>
        </w:rPr>
        <w:t xml:space="preserve"> </w:t>
      </w:r>
      <w:r w:rsidR="00FB50EC">
        <w:rPr>
          <w:rFonts w:ascii="Arial" w:eastAsiaTheme="minorEastAsia" w:hAnsi="Arial" w:cs="Arial"/>
          <w:color w:val="000000" w:themeColor="text1"/>
        </w:rPr>
        <w:t>relative risk</w:t>
      </w:r>
      <w:r w:rsidR="0079031D">
        <w:rPr>
          <w:rFonts w:ascii="Arial" w:eastAsiaTheme="minorEastAsia" w:hAnsi="Arial" w:cs="Arial"/>
          <w:color w:val="000000" w:themeColor="text1"/>
        </w:rPr>
        <w:t xml:space="preserve">s </w:t>
      </w:r>
      <w:r w:rsidR="002A27F0">
        <w:rPr>
          <w:rFonts w:ascii="Arial" w:eastAsiaTheme="minorEastAsia" w:hAnsi="Arial" w:cs="Arial"/>
          <w:color w:val="000000" w:themeColor="text1"/>
        </w:rPr>
        <w:t xml:space="preserve">and </w:t>
      </w:r>
      <w:r w:rsidRPr="00FA48A7">
        <w:rPr>
          <w:rFonts w:ascii="Arial" w:eastAsiaTheme="minorEastAsia" w:hAnsi="Arial" w:cs="Arial"/>
          <w:color w:val="000000" w:themeColor="text1"/>
        </w:rPr>
        <w:t>diseases</w:t>
      </w:r>
      <w:r w:rsidR="00A1760F">
        <w:rPr>
          <w:rFonts w:ascii="Arial" w:eastAsiaTheme="minorEastAsia" w:hAnsi="Arial" w:cs="Arial"/>
          <w:color w:val="000000" w:themeColor="text1"/>
        </w:rPr>
        <w:t xml:space="preserve"> specific rates</w:t>
      </w:r>
      <w:r w:rsidR="00543251">
        <w:rPr>
          <w:rFonts w:ascii="Arial" w:eastAsiaTheme="minorEastAsia" w:hAnsi="Arial" w:cs="Arial"/>
          <w:color w:val="000000" w:themeColor="text1"/>
        </w:rPr>
        <w:t>. We included all SBP-related diseases</w:t>
      </w:r>
      <w:r w:rsidR="00C22563">
        <w:rPr>
          <w:rFonts w:ascii="Arial" w:eastAsiaTheme="minorEastAsia" w:hAnsi="Arial" w:cs="Arial"/>
          <w:color w:val="000000" w:themeColor="text1"/>
        </w:rPr>
        <w:t>,</w:t>
      </w:r>
      <w:r w:rsidR="007C32D5">
        <w:rPr>
          <w:rFonts w:ascii="Arial" w:eastAsiaTheme="minorEastAsia" w:hAnsi="Arial" w:cs="Arial"/>
          <w:color w:val="000000" w:themeColor="text1"/>
        </w:rPr>
        <w:t xml:space="preserve"> which</w:t>
      </w:r>
      <w:r w:rsidRPr="00FA48A7">
        <w:rPr>
          <w:rFonts w:ascii="Arial" w:eastAsiaTheme="minorEastAsia" w:hAnsi="Arial" w:cs="Arial"/>
          <w:color w:val="000000" w:themeColor="text1"/>
        </w:rPr>
        <w:t xml:space="preserve"> contribut</w:t>
      </w:r>
      <w:r w:rsidR="007C32D5">
        <w:rPr>
          <w:rFonts w:ascii="Arial" w:eastAsiaTheme="minorEastAsia" w:hAnsi="Arial" w:cs="Arial"/>
          <w:color w:val="000000" w:themeColor="text1"/>
        </w:rPr>
        <w:t>e</w:t>
      </w:r>
      <w:r w:rsidR="00543251">
        <w:rPr>
          <w:rFonts w:ascii="Arial" w:eastAsiaTheme="minorEastAsia" w:hAnsi="Arial" w:cs="Arial"/>
          <w:color w:val="000000" w:themeColor="text1"/>
        </w:rPr>
        <w:t>d</w:t>
      </w:r>
      <w:r w:rsidRPr="00FA48A7">
        <w:rPr>
          <w:rFonts w:ascii="Arial" w:eastAsiaTheme="minorEastAsia" w:hAnsi="Arial" w:cs="Arial"/>
          <w:color w:val="000000" w:themeColor="text1"/>
        </w:rPr>
        <w:t xml:space="preserve"> to over 90% of all DALY loss from SBP in </w:t>
      </w:r>
      <w:r w:rsidR="001B7724" w:rsidRPr="00FA48A7">
        <w:rPr>
          <w:rFonts w:ascii="Arial" w:eastAsiaTheme="minorEastAsia" w:hAnsi="Arial" w:cs="Arial"/>
          <w:color w:val="000000" w:themeColor="text1"/>
        </w:rPr>
        <w:t>Nepal</w:t>
      </w:r>
      <w:r w:rsidR="00543251">
        <w:rPr>
          <w:rFonts w:ascii="Arial" w:eastAsiaTheme="minorEastAsia" w:hAnsi="Arial" w:cs="Arial"/>
          <w:color w:val="000000" w:themeColor="text1"/>
        </w:rPr>
        <w:t xml:space="preserve"> in 2023</w:t>
      </w:r>
      <w:r w:rsidR="00083028">
        <w:rPr>
          <w:rFonts w:ascii="Arial" w:eastAsiaTheme="minorEastAsia" w:hAnsi="Arial" w:cs="Arial"/>
          <w:color w:val="000000" w:themeColor="text1"/>
        </w:rPr>
        <w:t xml:space="preserve"> </w:t>
      </w:r>
      <w:r w:rsidR="00083028">
        <w:rPr>
          <w:rFonts w:ascii="Arial" w:eastAsiaTheme="minorEastAsia" w:hAnsi="Arial" w:cs="Arial"/>
          <w:color w:val="000000" w:themeColor="text1"/>
        </w:rPr>
        <w:fldChar w:fldCharType="begin"/>
      </w:r>
      <w:r w:rsidR="00AB3E56">
        <w:rPr>
          <w:rFonts w:ascii="Arial" w:eastAsiaTheme="minorEastAsia" w:hAnsi="Arial" w:cs="Arial"/>
          <w:color w:val="000000" w:themeColor="text1"/>
        </w:rPr>
        <w:instrText xml:space="preserve"> ADDIN EN.CITE &lt;EndNote&gt;&lt;Cite&gt;&lt;Author&gt;Hay&lt;/Author&gt;&lt;Year&gt;2025&lt;/Year&gt;&lt;RecNum&gt;34790&lt;/RecNum&gt;&lt;DisplayText&gt;(21)&lt;/DisplayText&gt;&lt;record&gt;&lt;rec-number&gt;34790&lt;/rec-number&gt;&lt;foreign-keys&gt;&lt;key app="EN" db-id="0srpdf2w6t55p2epz0sxaft20vaesfdta25s" timestamp="1775400149"&gt;34790&lt;/key&gt;&lt;/foreign-keys&gt;&lt;ref-type name="Journal Article"&gt;17&lt;/ref-type&gt;&lt;contributors&gt;&lt;authors&gt;&lt;author&gt;Hay, Simon I&lt;/author&gt;&lt;author&gt;Ong, Kanyin Liane&lt;/author&gt;&lt;author&gt;Santomauro, Damian F&lt;/author&gt;&lt;author&gt;Aalipour, Mohammad Amin&lt;/author&gt;&lt;author&gt;Aalruz, Hasan&lt;/author&gt;&lt;author&gt;Ababneh, Hazim S&lt;/author&gt;&lt;author&gt;Abaraogu, Ukachukwu O&lt;/author&gt;&lt;author&gt;Abate, Biruk Beletew&lt;/author&gt;&lt;author&gt;Abbafati, Cristiana&lt;/author&gt;&lt;author&gt;Abbas, Nasir&lt;/author&gt;&lt;/authors&gt;&lt;/contributors&gt;&lt;titles&gt;&lt;title&gt;Burden of 375 diseases and injuries, risk-attributable burden of 88 risk factors, and healthy life expectancy in 204 countries and territories, including 660 subnational locations, 1990–2023: a systematic analysis for the Global Burden of Disease Study 2023&lt;/title&gt;&lt;secondary-title&gt;The Lancet&lt;/secondary-title&gt;&lt;/titles&gt;&lt;periodical&gt;&lt;full-title&gt;The Lancet&lt;/full-title&gt;&lt;/periodical&gt;&lt;pages&gt;1873-1922&lt;/pages&gt;&lt;volume&gt;406&lt;/volume&gt;&lt;number&gt;10513&lt;/number&gt;&lt;dates&gt;&lt;year&gt;2025&lt;/year&gt;&lt;/dates&gt;&lt;isbn&gt;0140-6736&lt;/isbn&gt;&lt;urls&gt;&lt;/urls&gt;&lt;/record&gt;&lt;/Cite&gt;&lt;/EndNote&gt;</w:instrText>
      </w:r>
      <w:r w:rsidR="00083028">
        <w:rPr>
          <w:rFonts w:ascii="Arial" w:eastAsiaTheme="minorEastAsia" w:hAnsi="Arial" w:cs="Arial"/>
          <w:color w:val="000000" w:themeColor="text1"/>
        </w:rPr>
        <w:fldChar w:fldCharType="separate"/>
      </w:r>
      <w:r w:rsidR="00AB3E56">
        <w:rPr>
          <w:rFonts w:ascii="Arial" w:eastAsiaTheme="minorEastAsia" w:hAnsi="Arial" w:cs="Arial"/>
          <w:noProof/>
          <w:color w:val="000000" w:themeColor="text1"/>
        </w:rPr>
        <w:t>(21)</w:t>
      </w:r>
      <w:r w:rsidR="00083028">
        <w:rPr>
          <w:rFonts w:ascii="Arial" w:eastAsiaTheme="minorEastAsia" w:hAnsi="Arial" w:cs="Arial"/>
          <w:color w:val="000000" w:themeColor="text1"/>
        </w:rPr>
        <w:fldChar w:fldCharType="end"/>
      </w:r>
      <w:r w:rsidRPr="00FA48A7">
        <w:rPr>
          <w:rFonts w:ascii="Arial" w:hAnsi="Arial" w:cs="Arial"/>
          <w:color w:val="000000" w:themeColor="text1"/>
        </w:rPr>
        <w:t>.</w:t>
      </w:r>
      <w:r w:rsidRPr="00FA48A7">
        <w:rPr>
          <w:rFonts w:ascii="Arial" w:hAnsi="Arial" w:cs="Arial"/>
          <w:color w:val="000000" w:themeColor="text1"/>
          <w:vertAlign w:val="superscript"/>
        </w:rPr>
        <w:t xml:space="preserve"> </w:t>
      </w:r>
    </w:p>
    <w:p w14:paraId="107D499B" w14:textId="0B252960" w:rsidR="00DE2729" w:rsidRPr="00E17339" w:rsidRDefault="00CD0FEF" w:rsidP="00FF65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Arial" w:hAnsi="Arial" w:cs="Arial"/>
          <w:b/>
          <w:bCs/>
          <w:color w:val="0070C0"/>
        </w:rPr>
      </w:pPr>
      <w:bookmarkStart w:id="260" w:name="_Toc118368575"/>
      <w:r w:rsidRPr="00E17339">
        <w:rPr>
          <w:rFonts w:ascii="Arial" w:hAnsi="Arial" w:cs="Arial"/>
          <w:i/>
          <w:iCs/>
          <w:color w:val="0070C0"/>
          <w:sz w:val="24"/>
          <w:szCs w:val="24"/>
        </w:rPr>
        <w:t>I</w:t>
      </w:r>
      <w:r w:rsidR="00DE2729" w:rsidRPr="00E17339">
        <w:rPr>
          <w:rFonts w:ascii="Arial" w:hAnsi="Arial" w:cs="Arial"/>
          <w:i/>
          <w:iCs/>
          <w:color w:val="0070C0"/>
          <w:sz w:val="24"/>
          <w:szCs w:val="24"/>
        </w:rPr>
        <w:t>ntervention</w:t>
      </w:r>
      <w:bookmarkEnd w:id="260"/>
      <w:r w:rsidRPr="00E17339">
        <w:rPr>
          <w:rFonts w:ascii="Arial" w:hAnsi="Arial" w:cs="Arial"/>
          <w:i/>
          <w:iCs/>
          <w:color w:val="0070C0"/>
          <w:sz w:val="24"/>
          <w:szCs w:val="24"/>
        </w:rPr>
        <w:t xml:space="preserve"> characterisation</w:t>
      </w:r>
    </w:p>
    <w:p w14:paraId="317D83F2" w14:textId="7C402F0E" w:rsidR="00DE2729" w:rsidRPr="00FA48A7" w:rsidRDefault="00057F87" w:rsidP="006F5F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Arial" w:hAnsi="Arial" w:cs="Arial"/>
        </w:rPr>
      </w:pPr>
      <w:r>
        <w:rPr>
          <w:rFonts w:ascii="Arial" w:hAnsi="Arial" w:cs="Arial"/>
        </w:rPr>
        <w:t xml:space="preserve">We </w:t>
      </w:r>
      <w:r w:rsidR="00DE2729" w:rsidRPr="00FA48A7">
        <w:rPr>
          <w:rFonts w:ascii="Arial" w:hAnsi="Arial" w:cs="Arial"/>
        </w:rPr>
        <w:t>counterfactually shift</w:t>
      </w:r>
      <w:r w:rsidR="00E12E2D">
        <w:rPr>
          <w:rFonts w:ascii="Arial" w:hAnsi="Arial" w:cs="Arial"/>
        </w:rPr>
        <w:t>ed</w:t>
      </w:r>
      <w:r w:rsidR="00DE2729" w:rsidRPr="00FA48A7">
        <w:rPr>
          <w:rFonts w:ascii="Arial" w:hAnsi="Arial" w:cs="Arial"/>
        </w:rPr>
        <w:t xml:space="preserve"> </w:t>
      </w:r>
      <w:r w:rsidR="00C22563">
        <w:rPr>
          <w:rFonts w:ascii="Arial" w:hAnsi="Arial" w:cs="Arial"/>
        </w:rPr>
        <w:t xml:space="preserve">the </w:t>
      </w:r>
      <w:r w:rsidR="00DE2729" w:rsidRPr="00FA48A7">
        <w:rPr>
          <w:rFonts w:ascii="Arial" w:hAnsi="Arial" w:cs="Arial"/>
        </w:rPr>
        <w:t xml:space="preserve">SBP </w:t>
      </w:r>
      <w:r w:rsidR="00E12E2D">
        <w:rPr>
          <w:rFonts w:ascii="Arial" w:hAnsi="Arial" w:cs="Arial"/>
        </w:rPr>
        <w:t xml:space="preserve">distribution </w:t>
      </w:r>
      <w:r w:rsidR="00E12E2D" w:rsidRPr="00FA48A7">
        <w:rPr>
          <w:rFonts w:ascii="Arial" w:hAnsi="Arial" w:cs="Arial"/>
        </w:rPr>
        <w:t xml:space="preserve">among </w:t>
      </w:r>
      <w:r w:rsidR="00C22563">
        <w:rPr>
          <w:rFonts w:ascii="Arial" w:hAnsi="Arial" w:cs="Arial"/>
        </w:rPr>
        <w:t xml:space="preserve">the </w:t>
      </w:r>
      <w:r w:rsidR="00E12E2D" w:rsidRPr="00FA48A7">
        <w:rPr>
          <w:rFonts w:ascii="Arial" w:hAnsi="Arial" w:cs="Arial"/>
        </w:rPr>
        <w:t xml:space="preserve">Nepali population in 2023 </w:t>
      </w:r>
      <w:r w:rsidR="00E12E2D">
        <w:rPr>
          <w:rFonts w:ascii="Arial" w:hAnsi="Arial" w:cs="Arial"/>
        </w:rPr>
        <w:t>t</w:t>
      </w:r>
      <w:r w:rsidR="00DE2729" w:rsidRPr="00FA48A7">
        <w:rPr>
          <w:rFonts w:ascii="Arial" w:hAnsi="Arial" w:cs="Arial"/>
        </w:rPr>
        <w:t>o &lt;</w:t>
      </w:r>
      <w:r w:rsidR="00AF7DEB" w:rsidRPr="00FA48A7">
        <w:rPr>
          <w:rFonts w:ascii="Arial" w:hAnsi="Arial" w:cs="Arial"/>
        </w:rPr>
        <w:t>140</w:t>
      </w:r>
      <w:r w:rsidR="00DE2729" w:rsidRPr="00FA48A7">
        <w:rPr>
          <w:rFonts w:ascii="Arial" w:hAnsi="Arial" w:cs="Arial"/>
        </w:rPr>
        <w:t xml:space="preserve"> </w:t>
      </w:r>
      <w:r w:rsidR="00232290">
        <w:rPr>
          <w:rFonts w:ascii="Arial" w:hAnsi="Arial" w:cs="Arial"/>
        </w:rPr>
        <w:t xml:space="preserve">mmHg </w:t>
      </w:r>
      <w:r w:rsidR="00DE2729" w:rsidRPr="00FA48A7">
        <w:rPr>
          <w:rFonts w:ascii="Arial" w:hAnsi="Arial" w:cs="Arial"/>
        </w:rPr>
        <w:t xml:space="preserve">and compared that with </w:t>
      </w:r>
      <w:r w:rsidR="00C22563">
        <w:rPr>
          <w:rFonts w:ascii="Arial" w:hAnsi="Arial" w:cs="Arial"/>
        </w:rPr>
        <w:t xml:space="preserve">the </w:t>
      </w:r>
      <w:r w:rsidR="00DE2729" w:rsidRPr="00FA48A7">
        <w:rPr>
          <w:rFonts w:ascii="Arial" w:hAnsi="Arial" w:cs="Arial"/>
        </w:rPr>
        <w:t>population</w:t>
      </w:r>
      <w:r w:rsidR="00DE2729" w:rsidRPr="00FA48A7">
        <w:rPr>
          <w:rFonts w:ascii="Arial" w:hAnsi="Arial" w:cs="Arial"/>
          <w:color w:val="000000"/>
        </w:rPr>
        <w:t xml:space="preserve"> not receiving the intervention under </w:t>
      </w:r>
      <w:r w:rsidR="00C22563">
        <w:rPr>
          <w:rFonts w:ascii="Arial" w:hAnsi="Arial" w:cs="Arial"/>
          <w:color w:val="000000"/>
        </w:rPr>
        <w:t xml:space="preserve">a </w:t>
      </w:r>
      <w:r w:rsidR="00375FA8" w:rsidRPr="00FA48A7">
        <w:rPr>
          <w:rFonts w:ascii="Arial" w:hAnsi="Arial" w:cs="Arial"/>
          <w:color w:val="000000"/>
        </w:rPr>
        <w:t>business</w:t>
      </w:r>
      <w:r w:rsidR="00375FA8">
        <w:rPr>
          <w:rFonts w:ascii="Arial" w:hAnsi="Arial" w:cs="Arial"/>
          <w:color w:val="000000"/>
        </w:rPr>
        <w:t>-</w:t>
      </w:r>
      <w:r w:rsidR="00375FA8" w:rsidRPr="00FA48A7">
        <w:rPr>
          <w:rFonts w:ascii="Arial" w:hAnsi="Arial" w:cs="Arial"/>
          <w:color w:val="000000"/>
        </w:rPr>
        <w:t>as</w:t>
      </w:r>
      <w:r w:rsidR="00375FA8">
        <w:rPr>
          <w:rFonts w:ascii="Arial" w:hAnsi="Arial" w:cs="Arial"/>
          <w:color w:val="000000"/>
        </w:rPr>
        <w:t>-</w:t>
      </w:r>
      <w:r w:rsidR="00DE2729" w:rsidRPr="00FA48A7">
        <w:rPr>
          <w:rFonts w:ascii="Arial" w:hAnsi="Arial" w:cs="Arial"/>
          <w:color w:val="000000"/>
        </w:rPr>
        <w:t xml:space="preserve">usual scenario. The outcome was HALYs gained (modelled </w:t>
      </w:r>
      <w:r w:rsidR="00BC2A83" w:rsidRPr="00FA48A7">
        <w:rPr>
          <w:rFonts w:ascii="Arial" w:hAnsi="Arial" w:cs="Arial"/>
          <w:color w:val="000000"/>
        </w:rPr>
        <w:t xml:space="preserve">into </w:t>
      </w:r>
      <w:r w:rsidR="00DE2729" w:rsidRPr="00FA48A7">
        <w:rPr>
          <w:rFonts w:ascii="Arial" w:hAnsi="Arial" w:cs="Arial"/>
          <w:color w:val="000000"/>
        </w:rPr>
        <w:t xml:space="preserve">diseases </w:t>
      </w:r>
      <w:r w:rsidR="00ED007F" w:rsidRPr="00FA48A7">
        <w:rPr>
          <w:rFonts w:ascii="Arial" w:hAnsi="Arial" w:cs="Arial"/>
          <w:color w:val="000000"/>
        </w:rPr>
        <w:t>namely ischaemic heart disease, stroke, hypertensive heart disease, chronic kidney disease, arterial fibrillation and flutter</w:t>
      </w:r>
      <w:r w:rsidR="002F1377" w:rsidRPr="00FA48A7">
        <w:rPr>
          <w:rFonts w:ascii="Arial" w:hAnsi="Arial" w:cs="Arial"/>
          <w:color w:val="000000"/>
        </w:rPr>
        <w:t xml:space="preserve">, </w:t>
      </w:r>
      <w:r w:rsidR="00DE2729" w:rsidRPr="00FA48A7">
        <w:rPr>
          <w:rFonts w:ascii="Arial" w:hAnsi="Arial" w:cs="Arial"/>
          <w:color w:val="000000"/>
        </w:rPr>
        <w:t>using GBD 20</w:t>
      </w:r>
      <w:r w:rsidR="00AF7DEB" w:rsidRPr="00FA48A7">
        <w:rPr>
          <w:rFonts w:ascii="Arial" w:hAnsi="Arial" w:cs="Arial"/>
          <w:color w:val="000000"/>
        </w:rPr>
        <w:t>2</w:t>
      </w:r>
      <w:r w:rsidR="00B425FD" w:rsidRPr="00FA48A7">
        <w:rPr>
          <w:rFonts w:ascii="Arial" w:hAnsi="Arial" w:cs="Arial"/>
          <w:color w:val="000000"/>
        </w:rPr>
        <w:t>3</w:t>
      </w:r>
      <w:r w:rsidR="00DE2729" w:rsidRPr="00FA48A7">
        <w:rPr>
          <w:rFonts w:ascii="Arial" w:hAnsi="Arial" w:cs="Arial"/>
          <w:color w:val="000000"/>
        </w:rPr>
        <w:t xml:space="preserve"> disease rates) in the first </w:t>
      </w:r>
      <w:r w:rsidR="002F1377" w:rsidRPr="00FA48A7">
        <w:rPr>
          <w:rFonts w:ascii="Arial" w:hAnsi="Arial" w:cs="Arial"/>
          <w:color w:val="000000"/>
        </w:rPr>
        <w:t>2</w:t>
      </w:r>
      <w:r w:rsidR="00DE2729" w:rsidRPr="00FA48A7">
        <w:rPr>
          <w:rFonts w:ascii="Arial" w:hAnsi="Arial" w:cs="Arial"/>
          <w:color w:val="000000"/>
        </w:rPr>
        <w:t xml:space="preserve">0 years’ lifetime. </w:t>
      </w:r>
      <w:r w:rsidR="00DE2729" w:rsidRPr="00FA48A7">
        <w:rPr>
          <w:rFonts w:ascii="Arial" w:hAnsi="Arial" w:cs="Arial"/>
        </w:rPr>
        <w:t xml:space="preserve">The study applied discounting at 0 and 3%. </w:t>
      </w:r>
    </w:p>
    <w:p w14:paraId="08F6620F" w14:textId="3DF77115" w:rsidR="00DE2729" w:rsidRPr="00C22563" w:rsidRDefault="00722479" w:rsidP="006F5F53">
      <w:pPr>
        <w:spacing w:after="0" w:line="480" w:lineRule="auto"/>
        <w:rPr>
          <w:rFonts w:ascii="Arial" w:hAnsi="Arial" w:cs="Arial"/>
          <w:i/>
          <w:iCs/>
          <w:color w:val="0070C0"/>
          <w:sz w:val="24"/>
          <w:szCs w:val="24"/>
        </w:rPr>
      </w:pPr>
      <w:r w:rsidRPr="00C22563">
        <w:rPr>
          <w:rFonts w:ascii="Arial" w:hAnsi="Arial" w:cs="Arial"/>
          <w:i/>
          <w:iCs/>
          <w:color w:val="0070C0"/>
          <w:sz w:val="24"/>
          <w:szCs w:val="24"/>
        </w:rPr>
        <w:t>A</w:t>
      </w:r>
      <w:r w:rsidR="00DE2729" w:rsidRPr="00C22563">
        <w:rPr>
          <w:rFonts w:ascii="Arial" w:hAnsi="Arial" w:cs="Arial"/>
          <w:i/>
          <w:iCs/>
          <w:color w:val="0070C0"/>
          <w:sz w:val="24"/>
          <w:szCs w:val="24"/>
        </w:rPr>
        <w:t>nalysis</w:t>
      </w:r>
    </w:p>
    <w:p w14:paraId="3A94AE37" w14:textId="7E112E77" w:rsidR="00DE2729" w:rsidRPr="00C22563" w:rsidRDefault="00DE2729" w:rsidP="00733013">
      <w:pPr>
        <w:spacing w:after="0" w:line="480" w:lineRule="auto"/>
        <w:rPr>
          <w:rFonts w:ascii="Arial" w:hAnsi="Arial" w:cs="Arial"/>
          <w:sz w:val="24"/>
          <w:szCs w:val="24"/>
        </w:rPr>
      </w:pPr>
      <w:r w:rsidRPr="00C22563">
        <w:rPr>
          <w:rFonts w:ascii="Arial" w:hAnsi="Arial" w:cs="Arial"/>
          <w:sz w:val="24"/>
          <w:szCs w:val="24"/>
        </w:rPr>
        <w:lastRenderedPageBreak/>
        <w:t xml:space="preserve">We modelled </w:t>
      </w:r>
      <w:r w:rsidR="002F1377" w:rsidRPr="00C22563">
        <w:rPr>
          <w:rFonts w:ascii="Arial" w:hAnsi="Arial" w:cs="Arial"/>
          <w:sz w:val="24"/>
          <w:szCs w:val="24"/>
        </w:rPr>
        <w:t>5</w:t>
      </w:r>
      <w:r w:rsidRPr="00C22563">
        <w:rPr>
          <w:rFonts w:ascii="Arial" w:hAnsi="Arial" w:cs="Arial"/>
          <w:sz w:val="24"/>
          <w:szCs w:val="24"/>
        </w:rPr>
        <w:t xml:space="preserve"> independently associated </w:t>
      </w:r>
      <w:r w:rsidR="00C22563" w:rsidRPr="00C22563">
        <w:rPr>
          <w:rFonts w:ascii="Arial" w:hAnsi="Arial" w:cs="Arial"/>
          <w:sz w:val="24"/>
          <w:szCs w:val="24"/>
        </w:rPr>
        <w:t>SBP-related</w:t>
      </w:r>
      <w:r w:rsidRPr="00C22563">
        <w:rPr>
          <w:rFonts w:ascii="Arial" w:hAnsi="Arial" w:cs="Arial"/>
          <w:sz w:val="24"/>
          <w:szCs w:val="24"/>
        </w:rPr>
        <w:t xml:space="preserve"> comorbidities</w:t>
      </w:r>
      <w:r w:rsidR="00C92726" w:rsidRPr="00C22563">
        <w:rPr>
          <w:rFonts w:ascii="Arial" w:hAnsi="Arial" w:cs="Arial"/>
          <w:sz w:val="24"/>
          <w:szCs w:val="24"/>
        </w:rPr>
        <w:t xml:space="preserve"> </w:t>
      </w:r>
      <w:r w:rsidRPr="00C22563">
        <w:rPr>
          <w:rFonts w:ascii="Arial" w:hAnsi="Arial" w:cs="Arial"/>
          <w:sz w:val="24"/>
          <w:szCs w:val="24"/>
        </w:rPr>
        <w:t>(Figure 1)</w:t>
      </w:r>
      <w:r w:rsidR="00C92726" w:rsidRPr="00C22563">
        <w:rPr>
          <w:rFonts w:ascii="Arial" w:hAnsi="Arial" w:cs="Arial"/>
          <w:sz w:val="24"/>
          <w:szCs w:val="24"/>
        </w:rPr>
        <w:t>,</w:t>
      </w:r>
      <w:r w:rsidRPr="00C22563">
        <w:rPr>
          <w:rFonts w:ascii="Arial" w:hAnsi="Arial" w:cs="Arial"/>
          <w:sz w:val="24"/>
          <w:szCs w:val="24"/>
        </w:rPr>
        <w:t xml:space="preserve"> simulated separate</w:t>
      </w:r>
      <w:r w:rsidR="00C92726" w:rsidRPr="00C22563">
        <w:rPr>
          <w:rFonts w:ascii="Arial" w:hAnsi="Arial" w:cs="Arial"/>
          <w:sz w:val="24"/>
          <w:szCs w:val="24"/>
        </w:rPr>
        <w:t>ly for</w:t>
      </w:r>
      <w:r w:rsidRPr="00C22563">
        <w:rPr>
          <w:rFonts w:ascii="Arial" w:hAnsi="Arial" w:cs="Arial"/>
          <w:sz w:val="24"/>
          <w:szCs w:val="24"/>
        </w:rPr>
        <w:t xml:space="preserve"> male and female cohorts from baseline age through to death under two scenarios: (1) business</w:t>
      </w:r>
      <w:r w:rsidRPr="00C22563">
        <w:rPr>
          <w:rFonts w:ascii="Cambria Math" w:hAnsi="Cambria Math" w:cs="Cambria Math"/>
          <w:sz w:val="24"/>
          <w:szCs w:val="24"/>
        </w:rPr>
        <w:t>‐</w:t>
      </w:r>
      <w:r w:rsidRPr="00C22563">
        <w:rPr>
          <w:rFonts w:ascii="Arial" w:hAnsi="Arial" w:cs="Arial"/>
          <w:sz w:val="24"/>
          <w:szCs w:val="24"/>
        </w:rPr>
        <w:t>as</w:t>
      </w:r>
      <w:r w:rsidRPr="00C22563">
        <w:rPr>
          <w:rFonts w:ascii="Cambria Math" w:hAnsi="Cambria Math" w:cs="Cambria Math"/>
          <w:sz w:val="24"/>
          <w:szCs w:val="24"/>
        </w:rPr>
        <w:t>‐</w:t>
      </w:r>
      <w:r w:rsidRPr="00C22563">
        <w:rPr>
          <w:rFonts w:ascii="Arial" w:hAnsi="Arial" w:cs="Arial"/>
          <w:sz w:val="24"/>
          <w:szCs w:val="24"/>
        </w:rPr>
        <w:t xml:space="preserve">usual (current </w:t>
      </w:r>
      <w:r w:rsidR="00375FA8" w:rsidRPr="00C22563">
        <w:rPr>
          <w:rFonts w:ascii="Arial" w:hAnsi="Arial" w:cs="Arial"/>
          <w:sz w:val="24"/>
          <w:szCs w:val="24"/>
        </w:rPr>
        <w:t>BP</w:t>
      </w:r>
      <w:r w:rsidRPr="00C22563">
        <w:rPr>
          <w:rFonts w:ascii="Arial" w:hAnsi="Arial" w:cs="Arial"/>
          <w:sz w:val="24"/>
          <w:szCs w:val="24"/>
        </w:rPr>
        <w:t xml:space="preserve"> control and consequent cardiovascular disease risks) and (2) intervention (optimal </w:t>
      </w:r>
      <w:r w:rsidR="00375FA8" w:rsidRPr="00C22563">
        <w:rPr>
          <w:rFonts w:ascii="Arial" w:hAnsi="Arial" w:cs="Arial"/>
          <w:sz w:val="24"/>
          <w:szCs w:val="24"/>
        </w:rPr>
        <w:t>BP</w:t>
      </w:r>
      <w:r w:rsidRPr="00C22563">
        <w:rPr>
          <w:rFonts w:ascii="Arial" w:hAnsi="Arial" w:cs="Arial"/>
          <w:sz w:val="24"/>
          <w:szCs w:val="24"/>
        </w:rPr>
        <w:t xml:space="preserve"> attained and sustained). Transition rates between health states (healthy, cardiovascular disease event, post-event, dead) were derived from Nepal</w:t>
      </w:r>
      <w:r w:rsidRPr="00C22563">
        <w:rPr>
          <w:rFonts w:ascii="Cambria Math" w:hAnsi="Cambria Math" w:cs="Cambria Math"/>
          <w:sz w:val="24"/>
          <w:szCs w:val="24"/>
        </w:rPr>
        <w:t>‐</w:t>
      </w:r>
      <w:r w:rsidRPr="00C22563">
        <w:rPr>
          <w:rFonts w:ascii="Arial" w:hAnsi="Arial" w:cs="Arial"/>
          <w:sz w:val="24"/>
          <w:szCs w:val="24"/>
        </w:rPr>
        <w:t>specific incidence, case</w:t>
      </w:r>
      <w:r w:rsidRPr="00C22563">
        <w:rPr>
          <w:rFonts w:ascii="Cambria Math" w:hAnsi="Cambria Math" w:cs="Cambria Math"/>
          <w:sz w:val="24"/>
          <w:szCs w:val="24"/>
        </w:rPr>
        <w:t>‐</w:t>
      </w:r>
      <w:r w:rsidRPr="00C22563">
        <w:rPr>
          <w:rFonts w:ascii="Arial" w:hAnsi="Arial" w:cs="Arial"/>
          <w:sz w:val="24"/>
          <w:szCs w:val="24"/>
        </w:rPr>
        <w:t>fatality and mortality data where available from GBDx, and supplemented by regional estimates. Population</w:t>
      </w:r>
      <w:r w:rsidRPr="00C22563">
        <w:rPr>
          <w:rFonts w:ascii="Cambria Math" w:hAnsi="Cambria Math" w:cs="Cambria Math"/>
          <w:sz w:val="24"/>
          <w:szCs w:val="24"/>
        </w:rPr>
        <w:t>‐</w:t>
      </w:r>
      <w:r w:rsidRPr="00C22563">
        <w:rPr>
          <w:rFonts w:ascii="Arial" w:hAnsi="Arial" w:cs="Arial"/>
          <w:sz w:val="24"/>
          <w:szCs w:val="24"/>
        </w:rPr>
        <w:t xml:space="preserve">impact fractions quantified the reduction in cardiovascular incidence from shifting to optimal </w:t>
      </w:r>
      <w:r w:rsidR="00375FA8" w:rsidRPr="00C22563">
        <w:rPr>
          <w:rFonts w:ascii="Arial" w:hAnsi="Arial" w:cs="Arial"/>
          <w:sz w:val="24"/>
          <w:szCs w:val="24"/>
        </w:rPr>
        <w:t>BP</w:t>
      </w:r>
      <w:r w:rsidRPr="00C22563">
        <w:rPr>
          <w:rFonts w:ascii="Arial" w:hAnsi="Arial" w:cs="Arial"/>
          <w:sz w:val="24"/>
          <w:szCs w:val="24"/>
        </w:rPr>
        <w:t xml:space="preserve"> were obtained from GBDx. PMSLT projected changes health-adjusted life-years (HALYs) for each scenario, discounting future gains at 3% per annum. Uncertainty was addressed by Monte Carlo simulation (1,000 iterations)</w:t>
      </w:r>
      <w:r w:rsidR="00C22563">
        <w:rPr>
          <w:rFonts w:ascii="Arial" w:hAnsi="Arial" w:cs="Arial"/>
          <w:sz w:val="24"/>
          <w:szCs w:val="24"/>
        </w:rPr>
        <w:t>,</w:t>
      </w:r>
      <w:r w:rsidRPr="00C22563">
        <w:rPr>
          <w:rFonts w:ascii="Arial" w:hAnsi="Arial" w:cs="Arial"/>
          <w:sz w:val="24"/>
          <w:szCs w:val="24"/>
        </w:rPr>
        <w:t xml:space="preserve"> drawing from distributions around relative risks, </w:t>
      </w:r>
      <w:r w:rsidR="00375FA8" w:rsidRPr="00C22563">
        <w:rPr>
          <w:rFonts w:ascii="Arial" w:hAnsi="Arial" w:cs="Arial"/>
          <w:sz w:val="24"/>
          <w:szCs w:val="24"/>
        </w:rPr>
        <w:t>BP</w:t>
      </w:r>
      <w:r w:rsidRPr="00C22563">
        <w:rPr>
          <w:rFonts w:ascii="Arial" w:hAnsi="Arial" w:cs="Arial"/>
          <w:sz w:val="24"/>
          <w:szCs w:val="24"/>
        </w:rPr>
        <w:t xml:space="preserve"> reduction effect size and baseline rates. Results are presented as incremental HALYs gained per 1,000 adults under the intervention scenario relative to business</w:t>
      </w:r>
      <w:r w:rsidRPr="00C22563">
        <w:rPr>
          <w:rFonts w:ascii="Cambria Math" w:hAnsi="Cambria Math" w:cs="Cambria Math"/>
          <w:sz w:val="24"/>
          <w:szCs w:val="24"/>
        </w:rPr>
        <w:t>‐</w:t>
      </w:r>
      <w:r w:rsidRPr="00C22563">
        <w:rPr>
          <w:rFonts w:ascii="Arial" w:hAnsi="Arial" w:cs="Arial"/>
          <w:sz w:val="24"/>
          <w:szCs w:val="24"/>
        </w:rPr>
        <w:t>as</w:t>
      </w:r>
      <w:r w:rsidRPr="00C22563">
        <w:rPr>
          <w:rFonts w:ascii="Cambria Math" w:hAnsi="Cambria Math" w:cs="Cambria Math"/>
          <w:sz w:val="24"/>
          <w:szCs w:val="24"/>
        </w:rPr>
        <w:t>‐</w:t>
      </w:r>
      <w:r w:rsidRPr="00C22563">
        <w:rPr>
          <w:rFonts w:ascii="Arial" w:hAnsi="Arial" w:cs="Arial"/>
          <w:sz w:val="24"/>
          <w:szCs w:val="24"/>
        </w:rPr>
        <w:t>usual.</w:t>
      </w:r>
      <w:r w:rsidR="00733013" w:rsidRPr="00C22563">
        <w:rPr>
          <w:rFonts w:ascii="Arial" w:hAnsi="Arial" w:cs="Arial"/>
          <w:sz w:val="24"/>
          <w:szCs w:val="24"/>
        </w:rPr>
        <w:t xml:space="preserve"> </w:t>
      </w:r>
      <w:r w:rsidRPr="00C22563">
        <w:rPr>
          <w:rFonts w:ascii="Arial" w:hAnsi="Arial" w:cs="Arial"/>
          <w:sz w:val="24"/>
          <w:szCs w:val="24"/>
        </w:rPr>
        <w:t>Each model run was run 2000 times, propagating uncertainty about all input parameters (see Table 1 and 2). Models were run with both 0% and 3% annual discount rates. Analyses were conducted using Python version 3.9.5 (Delaware, USA).</w:t>
      </w:r>
    </w:p>
    <w:p w14:paraId="2B71BABD" w14:textId="5DADB5FF" w:rsidR="00AF7DEB" w:rsidRPr="00E17339" w:rsidRDefault="00AF7DEB" w:rsidP="006F5F53">
      <w:pPr>
        <w:spacing w:after="0" w:line="480" w:lineRule="auto"/>
        <w:rPr>
          <w:rFonts w:ascii="Arial" w:hAnsi="Arial" w:cs="Arial"/>
          <w:i/>
          <w:iCs/>
          <w:color w:val="0070C0"/>
          <w:sz w:val="24"/>
          <w:szCs w:val="24"/>
        </w:rPr>
      </w:pPr>
      <w:r w:rsidRPr="00E17339">
        <w:rPr>
          <w:rFonts w:ascii="Arial" w:hAnsi="Arial" w:cs="Arial"/>
          <w:i/>
          <w:iCs/>
          <w:color w:val="0070C0"/>
          <w:sz w:val="24"/>
          <w:szCs w:val="24"/>
        </w:rPr>
        <w:t>Sensitivity analysis</w:t>
      </w:r>
    </w:p>
    <w:p w14:paraId="68A2A065" w14:textId="7E286960" w:rsidR="00AF7DEB" w:rsidRPr="00FA48A7" w:rsidRDefault="00AF7DEB" w:rsidP="006F5F53">
      <w:pPr>
        <w:spacing w:line="480" w:lineRule="auto"/>
        <w:rPr>
          <w:rFonts w:ascii="Arial" w:hAnsi="Arial" w:cs="Arial"/>
          <w:sz w:val="24"/>
          <w:szCs w:val="24"/>
        </w:rPr>
      </w:pPr>
      <w:r w:rsidRPr="00FA48A7">
        <w:rPr>
          <w:rFonts w:ascii="Arial" w:hAnsi="Arial" w:cs="Arial"/>
          <w:sz w:val="24"/>
          <w:szCs w:val="24"/>
        </w:rPr>
        <w:t xml:space="preserve">First, we conducted two sensitivity analyses by changing the BP target to </w:t>
      </w:r>
      <w:r w:rsidR="00C22563">
        <w:rPr>
          <w:rFonts w:ascii="Arial" w:hAnsi="Arial" w:cs="Arial"/>
          <w:sz w:val="24"/>
          <w:szCs w:val="24"/>
        </w:rPr>
        <w:t xml:space="preserve">a </w:t>
      </w:r>
      <w:r w:rsidRPr="00FA48A7">
        <w:rPr>
          <w:rFonts w:ascii="Arial" w:hAnsi="Arial" w:cs="Arial"/>
          <w:sz w:val="24"/>
          <w:szCs w:val="24"/>
        </w:rPr>
        <w:t xml:space="preserve">much lower threshold at 120 and 130 mm/Hg. Second, we applied a much steeper </w:t>
      </w:r>
      <w:r w:rsidR="00B5617B">
        <w:rPr>
          <w:rFonts w:ascii="Arial" w:hAnsi="Arial" w:cs="Arial"/>
          <w:sz w:val="24"/>
          <w:szCs w:val="24"/>
        </w:rPr>
        <w:t>socio-economic</w:t>
      </w:r>
      <w:r w:rsidRPr="00FA48A7">
        <w:rPr>
          <w:rFonts w:ascii="Arial" w:hAnsi="Arial" w:cs="Arial"/>
          <w:sz w:val="24"/>
          <w:szCs w:val="24"/>
        </w:rPr>
        <w:t xml:space="preserve"> gradient in all cause and disease specific rates by SES groupings. Given the lack of data to estimate </w:t>
      </w:r>
      <w:r w:rsidR="00C22563">
        <w:rPr>
          <w:rFonts w:ascii="Arial" w:hAnsi="Arial" w:cs="Arial"/>
          <w:sz w:val="24"/>
          <w:szCs w:val="24"/>
        </w:rPr>
        <w:t xml:space="preserve">the </w:t>
      </w:r>
      <w:r w:rsidRPr="00FA48A7">
        <w:rPr>
          <w:rFonts w:ascii="Arial" w:hAnsi="Arial" w:cs="Arial"/>
          <w:sz w:val="24"/>
          <w:szCs w:val="24"/>
        </w:rPr>
        <w:t xml:space="preserve">rate ratio difference in morbidity and mortality rates by SES in Nepal, we </w:t>
      </w:r>
      <w:r w:rsidR="00C02191">
        <w:rPr>
          <w:rFonts w:ascii="Arial" w:hAnsi="Arial" w:cs="Arial"/>
          <w:sz w:val="24"/>
          <w:szCs w:val="24"/>
        </w:rPr>
        <w:t xml:space="preserve">assumed no differences across </w:t>
      </w:r>
      <w:r w:rsidRPr="00FA48A7">
        <w:rPr>
          <w:rFonts w:ascii="Arial" w:hAnsi="Arial" w:cs="Arial"/>
          <w:sz w:val="24"/>
          <w:szCs w:val="24"/>
        </w:rPr>
        <w:t>socio-economic</w:t>
      </w:r>
      <w:r w:rsidR="00C02191">
        <w:rPr>
          <w:rFonts w:ascii="Arial" w:hAnsi="Arial" w:cs="Arial"/>
          <w:sz w:val="24"/>
          <w:szCs w:val="24"/>
        </w:rPr>
        <w:t xml:space="preserve"> quintiles</w:t>
      </w:r>
      <w:r w:rsidRPr="00FA48A7">
        <w:rPr>
          <w:rFonts w:ascii="Arial" w:hAnsi="Arial" w:cs="Arial"/>
          <w:sz w:val="24"/>
          <w:szCs w:val="24"/>
        </w:rPr>
        <w:t>, for approximation.</w:t>
      </w:r>
    </w:p>
    <w:p w14:paraId="438E62C8" w14:textId="242F030C" w:rsidR="00DC044C" w:rsidRPr="00E17339" w:rsidRDefault="00AE34D5" w:rsidP="00A4244B">
      <w:pPr>
        <w:spacing w:after="0" w:line="480" w:lineRule="auto"/>
        <w:rPr>
          <w:rFonts w:ascii="Arial" w:hAnsi="Arial" w:cs="Arial"/>
          <w:b/>
          <w:bCs/>
          <w:color w:val="0070C0"/>
          <w:sz w:val="24"/>
          <w:szCs w:val="24"/>
        </w:rPr>
      </w:pPr>
      <w:r w:rsidRPr="00E17339">
        <w:rPr>
          <w:rFonts w:ascii="Arial" w:hAnsi="Arial" w:cs="Arial"/>
          <w:b/>
          <w:bCs/>
          <w:color w:val="0070C0"/>
          <w:sz w:val="24"/>
          <w:szCs w:val="24"/>
        </w:rPr>
        <w:t>RESULTS</w:t>
      </w:r>
    </w:p>
    <w:p w14:paraId="0A406CAA" w14:textId="77777777" w:rsidR="007E46B3" w:rsidRDefault="0054042D" w:rsidP="007E46B3">
      <w:pPr>
        <w:spacing w:after="0" w:line="480" w:lineRule="auto"/>
        <w:rPr>
          <w:rFonts w:ascii="Arial" w:hAnsi="Arial" w:cs="Arial"/>
          <w:b/>
          <w:bCs/>
          <w:color w:val="0070C0"/>
          <w:sz w:val="24"/>
          <w:szCs w:val="24"/>
        </w:rPr>
      </w:pPr>
      <w:r w:rsidRPr="00E17339">
        <w:rPr>
          <w:rFonts w:ascii="Arial" w:hAnsi="Arial" w:cs="Arial"/>
          <w:b/>
          <w:bCs/>
          <w:color w:val="0070C0"/>
          <w:sz w:val="24"/>
          <w:szCs w:val="24"/>
        </w:rPr>
        <w:lastRenderedPageBreak/>
        <w:t>Evidence from prior studies</w:t>
      </w:r>
    </w:p>
    <w:p w14:paraId="7A81AEBF" w14:textId="743090D3" w:rsidR="00A4244B" w:rsidRPr="007E46B3" w:rsidRDefault="00A4244B" w:rsidP="007E46B3">
      <w:pPr>
        <w:spacing w:after="0" w:line="480" w:lineRule="auto"/>
        <w:rPr>
          <w:rFonts w:ascii="Arial" w:hAnsi="Arial" w:cs="Arial"/>
          <w:b/>
          <w:bCs/>
          <w:color w:val="0070C0"/>
          <w:sz w:val="24"/>
          <w:szCs w:val="24"/>
        </w:rPr>
      </w:pPr>
      <w:r w:rsidRPr="00A4244B">
        <w:rPr>
          <w:rFonts w:ascii="Arial" w:hAnsi="Arial" w:cs="Arial"/>
          <w:sz w:val="24"/>
          <w:szCs w:val="24"/>
        </w:rPr>
        <w:t xml:space="preserve">A total of 39 studies examining simulation models of </w:t>
      </w:r>
      <w:r w:rsidR="00FB2D1F">
        <w:rPr>
          <w:rFonts w:ascii="Arial" w:hAnsi="Arial" w:cs="Arial"/>
          <w:sz w:val="24"/>
          <w:szCs w:val="24"/>
        </w:rPr>
        <w:t>BP</w:t>
      </w:r>
      <w:r w:rsidRPr="00A4244B">
        <w:rPr>
          <w:rFonts w:ascii="Arial" w:hAnsi="Arial" w:cs="Arial"/>
          <w:sz w:val="24"/>
          <w:szCs w:val="24"/>
        </w:rPr>
        <w:t xml:space="preserve"> interventions were identified (see Figure 1). The most frequently reported outcomes were any economic outcome</w:t>
      </w:r>
      <w:r w:rsidR="005636EB">
        <w:rPr>
          <w:rFonts w:ascii="Arial" w:hAnsi="Arial" w:cs="Arial"/>
          <w:sz w:val="24"/>
          <w:szCs w:val="24"/>
        </w:rPr>
        <w:t>,</w:t>
      </w:r>
      <w:r w:rsidRPr="00A4244B">
        <w:rPr>
          <w:rFonts w:ascii="Arial" w:hAnsi="Arial" w:cs="Arial"/>
          <w:sz w:val="24"/>
          <w:szCs w:val="24"/>
        </w:rPr>
        <w:t xml:space="preserve"> including ICERs, cost per QALY, or net cost savings</w:t>
      </w:r>
      <w:r w:rsidR="005636EB">
        <w:rPr>
          <w:rFonts w:ascii="Arial" w:hAnsi="Arial" w:cs="Arial"/>
          <w:sz w:val="24"/>
          <w:szCs w:val="24"/>
        </w:rPr>
        <w:t xml:space="preserve">, </w:t>
      </w:r>
      <w:r w:rsidRPr="00A4244B">
        <w:rPr>
          <w:rFonts w:ascii="Arial" w:hAnsi="Arial" w:cs="Arial"/>
          <w:sz w:val="24"/>
          <w:szCs w:val="24"/>
        </w:rPr>
        <w:t xml:space="preserve">in 25 studies (64.1%), and cardiovascular events such as myocardial infarction or stroke in 16 studies (41.0%). Health outcome metrics included quality-adjusted life years (QALYs) in 15 studies (38.5%), mortality outcomes in 10 studies (25.6%), and disability-adjusted life years (DALYs) in six studies (15.4%). Life-years gained or saved were reported in five studies (12.8%). Net cost </w:t>
      </w:r>
      <w:r w:rsidR="003D2C2A" w:rsidRPr="00A4244B">
        <w:rPr>
          <w:rFonts w:ascii="Arial" w:hAnsi="Arial" w:cs="Arial"/>
          <w:sz w:val="24"/>
          <w:szCs w:val="24"/>
        </w:rPr>
        <w:t>savings where</w:t>
      </w:r>
      <w:r w:rsidRPr="00A4244B">
        <w:rPr>
          <w:rFonts w:ascii="Arial" w:hAnsi="Arial" w:cs="Arial"/>
          <w:sz w:val="24"/>
          <w:szCs w:val="24"/>
        </w:rPr>
        <w:t xml:space="preserve"> averted expenditure was explicitly quantified were reported in eight studies (20.5%). Blood pressure outcomes themselves were reported in four studies (10.3%), while dementia outcomes were reported in two studies (5.1%).</w:t>
      </w:r>
    </w:p>
    <w:p w14:paraId="40DFC833" w14:textId="4BFB15D7" w:rsidR="00994B69" w:rsidRPr="00994B69" w:rsidRDefault="00994B69" w:rsidP="00B76A53">
      <w:pPr>
        <w:pStyle w:val="Heading3"/>
        <w:spacing w:before="0"/>
        <w:rPr>
          <w:b/>
          <w:bCs/>
          <w:color w:val="0070C0"/>
        </w:rPr>
      </w:pPr>
      <w:r w:rsidRPr="00994B69">
        <w:rPr>
          <w:b/>
          <w:bCs/>
          <w:color w:val="0070C0"/>
        </w:rPr>
        <w:t>Panel 1. Summary</w:t>
      </w:r>
      <w:r w:rsidR="001B65A1">
        <w:rPr>
          <w:b/>
          <w:bCs/>
          <w:color w:val="0070C0"/>
        </w:rPr>
        <w:t xml:space="preserve"> of models used in</w:t>
      </w:r>
      <w:r w:rsidRPr="00994B69">
        <w:rPr>
          <w:b/>
          <w:bCs/>
          <w:color w:val="0070C0"/>
        </w:rPr>
        <w:t xml:space="preserve"> prior studies</w:t>
      </w:r>
    </w:p>
    <w:p w14:paraId="64EC4061" w14:textId="17E6D368" w:rsidR="00D6071E" w:rsidRPr="00FF4F33" w:rsidRDefault="00690756" w:rsidP="005439EE">
      <w:pPr>
        <w:pBdr>
          <w:top w:val="single" w:sz="4" w:space="1" w:color="AAAAAA"/>
          <w:left w:val="single" w:sz="4" w:space="1" w:color="AAAAAA"/>
          <w:bottom w:val="single" w:sz="4" w:space="1" w:color="AAAAAA"/>
          <w:right w:val="single" w:sz="4" w:space="1" w:color="AAAAAA"/>
        </w:pBdr>
        <w:spacing w:after="0" w:line="240" w:lineRule="auto"/>
        <w:rPr>
          <w:rFonts w:ascii="Aptos Light" w:hAnsi="Aptos Light" w:cs="Arial"/>
          <w:b/>
          <w:bCs/>
          <w:i/>
          <w:iCs/>
          <w:color w:val="000000" w:themeColor="text1"/>
          <w:sz w:val="20"/>
          <w:szCs w:val="20"/>
          <w:rPrChange w:id="261" w:author="Shiva Mishra" w:date="2026-04-14T11:22:00Z" w16du:dateUtc="2026-04-14T01:22:00Z">
            <w:rPr>
              <w:rFonts w:ascii="Aptos Light" w:hAnsi="Aptos Light" w:cs="Arial"/>
              <w:b/>
              <w:bCs/>
              <w:i/>
              <w:iCs/>
              <w:color w:val="0070C0"/>
              <w:sz w:val="24"/>
              <w:szCs w:val="24"/>
            </w:rPr>
          </w:rPrChange>
        </w:rPr>
      </w:pPr>
      <w:r w:rsidRPr="00FF4F33">
        <w:rPr>
          <w:rFonts w:ascii="Aptos Light" w:hAnsi="Aptos Light" w:cs="Arial"/>
          <w:b/>
          <w:bCs/>
          <w:i/>
          <w:iCs/>
          <w:color w:val="000000" w:themeColor="text1"/>
          <w:sz w:val="20"/>
          <w:szCs w:val="20"/>
          <w:rPrChange w:id="262" w:author="Shiva Mishra" w:date="2026-04-14T11:22:00Z" w16du:dateUtc="2026-04-14T01:22:00Z">
            <w:rPr>
              <w:rFonts w:ascii="Aptos Light" w:hAnsi="Aptos Light" w:cs="Arial"/>
              <w:b/>
              <w:bCs/>
              <w:i/>
              <w:iCs/>
              <w:color w:val="0070C0"/>
              <w:sz w:val="24"/>
              <w:szCs w:val="24"/>
            </w:rPr>
          </w:rPrChange>
        </w:rPr>
        <w:t>What types of models were used?</w:t>
      </w:r>
    </w:p>
    <w:p w14:paraId="63AE6F66" w14:textId="77777777" w:rsidR="005439EE" w:rsidRPr="00FF4F33" w:rsidRDefault="005439EE" w:rsidP="005439EE">
      <w:pPr>
        <w:pBdr>
          <w:top w:val="single" w:sz="4" w:space="1" w:color="AAAAAA"/>
          <w:left w:val="single" w:sz="4" w:space="1" w:color="AAAAAA"/>
          <w:bottom w:val="single" w:sz="4" w:space="1" w:color="AAAAAA"/>
          <w:right w:val="single" w:sz="4" w:space="1" w:color="AAAAAA"/>
        </w:pBdr>
        <w:spacing w:after="0" w:line="240" w:lineRule="auto"/>
        <w:rPr>
          <w:rFonts w:ascii="Aptos Light" w:hAnsi="Aptos Light"/>
          <w:color w:val="000000" w:themeColor="text1"/>
          <w:sz w:val="20"/>
          <w:szCs w:val="20"/>
          <w:rPrChange w:id="263" w:author="Shiva Mishra" w:date="2026-04-14T11:22:00Z" w16du:dateUtc="2026-04-14T01:22:00Z">
            <w:rPr>
              <w:rFonts w:ascii="Aptos Light" w:hAnsi="Aptos Light"/>
            </w:rPr>
          </w:rPrChange>
        </w:rPr>
      </w:pPr>
      <w:r w:rsidRPr="00FF4F33">
        <w:rPr>
          <w:rFonts w:ascii="Aptos Light" w:hAnsi="Aptos Light"/>
          <w:color w:val="000000" w:themeColor="text1"/>
          <w:sz w:val="20"/>
          <w:szCs w:val="20"/>
          <w:rPrChange w:id="264" w:author="Shiva Mishra" w:date="2026-04-14T11:22:00Z" w16du:dateUtc="2026-04-14T01:22:00Z">
            <w:rPr>
              <w:rFonts w:ascii="Aptos Light" w:hAnsi="Aptos Light"/>
            </w:rPr>
          </w:rPrChange>
        </w:rPr>
        <w:t>All 39 studies employed a classifiable modelling framework. Markov state-transition models were the most common approach (n=12, 30.8%), followed by microsimulation (n=11, 28.2%) and hybrid or discrete-event simulation models (n=3, 7.7%). Population-scale simulation models, including adaptations of the CVD Policy Model, were used in two studies (5.1%). A number of additional modelling approaches were each reported in single studies, including spreadsheet-based deterministic models, quasi-experimental combined with cost-effectiveness analysis, system dynamics models, comparative risk assessment, causal inference models, cost-avoidance models, decision-analytic models, longitudinal population models, and Monte Carlo sampling or imputation approaches.</w:t>
      </w:r>
    </w:p>
    <w:p w14:paraId="543FD413" w14:textId="4A8ECF2B" w:rsidR="0050394B" w:rsidRPr="00FF4F33" w:rsidRDefault="0050394B" w:rsidP="005439EE">
      <w:pPr>
        <w:pBdr>
          <w:top w:val="single" w:sz="4" w:space="1" w:color="AAAAAA"/>
          <w:left w:val="single" w:sz="4" w:space="1" w:color="AAAAAA"/>
          <w:bottom w:val="single" w:sz="4" w:space="1" w:color="AAAAAA"/>
          <w:right w:val="single" w:sz="4" w:space="1" w:color="AAAAAA"/>
        </w:pBdr>
        <w:spacing w:after="0" w:line="240" w:lineRule="auto"/>
        <w:rPr>
          <w:rFonts w:ascii="Aptos Light" w:hAnsi="Aptos Light" w:cs="Arial"/>
          <w:b/>
          <w:bCs/>
          <w:color w:val="000000" w:themeColor="text1"/>
          <w:sz w:val="20"/>
          <w:szCs w:val="20"/>
          <w:rPrChange w:id="265" w:author="Shiva Mishra" w:date="2026-04-14T11:22:00Z" w16du:dateUtc="2026-04-14T01:22:00Z">
            <w:rPr>
              <w:rFonts w:ascii="Aptos Light" w:hAnsi="Aptos Light" w:cs="Arial"/>
              <w:b/>
              <w:bCs/>
              <w:color w:val="0070C0"/>
              <w:sz w:val="24"/>
              <w:szCs w:val="24"/>
            </w:rPr>
          </w:rPrChange>
        </w:rPr>
      </w:pPr>
      <w:r w:rsidRPr="00FF4F33">
        <w:rPr>
          <w:rFonts w:ascii="Aptos Light" w:hAnsi="Aptos Light" w:cs="Arial"/>
          <w:b/>
          <w:bCs/>
          <w:color w:val="000000" w:themeColor="text1"/>
          <w:sz w:val="20"/>
          <w:szCs w:val="20"/>
          <w:rPrChange w:id="266" w:author="Shiva Mishra" w:date="2026-04-14T11:22:00Z" w16du:dateUtc="2026-04-14T01:22:00Z">
            <w:rPr>
              <w:rFonts w:ascii="Aptos Light" w:hAnsi="Aptos Light" w:cs="Arial"/>
              <w:b/>
              <w:bCs/>
              <w:color w:val="0070C0"/>
              <w:sz w:val="24"/>
              <w:szCs w:val="24"/>
            </w:rPr>
          </w:rPrChange>
        </w:rPr>
        <w:t>How were models parameterised?</w:t>
      </w:r>
    </w:p>
    <w:p w14:paraId="2441C63A" w14:textId="4D73701F" w:rsidR="005439EE" w:rsidRPr="00FF4F33" w:rsidRDefault="005439EE" w:rsidP="005439EE">
      <w:pPr>
        <w:pBdr>
          <w:top w:val="single" w:sz="4" w:space="1" w:color="AAAAAA"/>
          <w:left w:val="single" w:sz="4" w:space="1" w:color="AAAAAA"/>
          <w:bottom w:val="single" w:sz="4" w:space="1" w:color="AAAAAA"/>
          <w:right w:val="single" w:sz="4" w:space="1" w:color="AAAAAA"/>
        </w:pBdr>
        <w:spacing w:after="0" w:line="240" w:lineRule="auto"/>
        <w:rPr>
          <w:rFonts w:ascii="Aptos Light" w:hAnsi="Aptos Light"/>
          <w:color w:val="000000" w:themeColor="text1"/>
          <w:sz w:val="20"/>
          <w:szCs w:val="20"/>
          <w:rPrChange w:id="267" w:author="Shiva Mishra" w:date="2026-04-14T11:22:00Z" w16du:dateUtc="2026-04-14T01:22:00Z">
            <w:rPr>
              <w:rFonts w:ascii="Aptos Light" w:hAnsi="Aptos Light"/>
            </w:rPr>
          </w:rPrChange>
        </w:rPr>
      </w:pPr>
      <w:r w:rsidRPr="00FF4F33">
        <w:rPr>
          <w:rFonts w:ascii="Aptos Light" w:hAnsi="Aptos Light"/>
          <w:color w:val="000000" w:themeColor="text1"/>
          <w:sz w:val="20"/>
          <w:szCs w:val="20"/>
          <w:rPrChange w:id="268" w:author="Shiva Mishra" w:date="2026-04-14T11:22:00Z" w16du:dateUtc="2026-04-14T01:22:00Z">
            <w:rPr>
              <w:rFonts w:ascii="Aptos Light" w:hAnsi="Aptos Light"/>
            </w:rPr>
          </w:rPrChange>
        </w:rPr>
        <w:t>The most commonly included input parameters were blood pressure levels (n=26, 66.7%), age (n=17, 43.6%)</w:t>
      </w:r>
      <w:r w:rsidR="00620036" w:rsidRPr="00FF4F33">
        <w:rPr>
          <w:rFonts w:ascii="Aptos Light" w:hAnsi="Aptos Light"/>
          <w:color w:val="000000" w:themeColor="text1"/>
          <w:sz w:val="20"/>
          <w:szCs w:val="20"/>
          <w:rPrChange w:id="269" w:author="Shiva Mishra" w:date="2026-04-14T11:22:00Z" w16du:dateUtc="2026-04-14T01:22:00Z">
            <w:rPr>
              <w:rFonts w:ascii="Aptos Light" w:hAnsi="Aptos Light"/>
            </w:rPr>
          </w:rPrChange>
        </w:rPr>
        <w:t>, and other c</w:t>
      </w:r>
      <w:r w:rsidRPr="00FF4F33">
        <w:rPr>
          <w:rFonts w:ascii="Aptos Light" w:hAnsi="Aptos Light"/>
          <w:color w:val="000000" w:themeColor="text1"/>
          <w:sz w:val="20"/>
          <w:szCs w:val="20"/>
          <w:rPrChange w:id="270" w:author="Shiva Mishra" w:date="2026-04-14T11:22:00Z" w16du:dateUtc="2026-04-14T01:22:00Z">
            <w:rPr>
              <w:rFonts w:ascii="Aptos Light" w:hAnsi="Aptos Light"/>
            </w:rPr>
          </w:rPrChange>
        </w:rPr>
        <w:t xml:space="preserve">ardiometabolic risk factors </w:t>
      </w:r>
      <w:r w:rsidR="00620036" w:rsidRPr="00FF4F33">
        <w:rPr>
          <w:rFonts w:ascii="Aptos Light" w:hAnsi="Aptos Light"/>
          <w:color w:val="000000" w:themeColor="text1"/>
          <w:sz w:val="20"/>
          <w:szCs w:val="20"/>
          <w:rPrChange w:id="271" w:author="Shiva Mishra" w:date="2026-04-14T11:22:00Z" w16du:dateUtc="2026-04-14T01:22:00Z">
            <w:rPr>
              <w:rFonts w:ascii="Aptos Light" w:hAnsi="Aptos Light"/>
            </w:rPr>
          </w:rPrChange>
        </w:rPr>
        <w:t>such as</w:t>
      </w:r>
      <w:r w:rsidRPr="00FF4F33">
        <w:rPr>
          <w:rFonts w:ascii="Aptos Light" w:hAnsi="Aptos Light"/>
          <w:color w:val="000000" w:themeColor="text1"/>
          <w:sz w:val="20"/>
          <w:szCs w:val="20"/>
          <w:rPrChange w:id="272" w:author="Shiva Mishra" w:date="2026-04-14T11:22:00Z" w16du:dateUtc="2026-04-14T01:22:00Z">
            <w:rPr>
              <w:rFonts w:ascii="Aptos Light" w:hAnsi="Aptos Light"/>
            </w:rPr>
          </w:rPrChange>
        </w:rPr>
        <w:t xml:space="preserve"> cholesterol (n=10, 25.6%), body height and weight or BMI (n=9, 23.1%), diabetes (n=6, 15.4%), smoking (n=5, 12.8%), and treatment adherence or access (n=6, 15.4%). Fewer studies incorporated contextual or social determinants: income or education (n=4, 10.3%), ethnicity (n=3, 7.7%), and urban–rural location (n=2, 5.1%).</w:t>
      </w:r>
      <w:r w:rsidR="00147A93" w:rsidRPr="00FF4F33">
        <w:rPr>
          <w:rFonts w:ascii="Aptos Light" w:hAnsi="Aptos Light"/>
          <w:color w:val="000000" w:themeColor="text1"/>
          <w:sz w:val="20"/>
          <w:szCs w:val="20"/>
          <w:rPrChange w:id="273" w:author="Shiva Mishra" w:date="2026-04-14T11:22:00Z" w16du:dateUtc="2026-04-14T01:22:00Z">
            <w:rPr>
              <w:rFonts w:ascii="Aptos Light" w:hAnsi="Aptos Light"/>
            </w:rPr>
          </w:rPrChange>
        </w:rPr>
        <w:t xml:space="preserve"> Majority of the studies included costs (n=22, 56.4%) as input parameters.</w:t>
      </w:r>
    </w:p>
    <w:p w14:paraId="117A15A1" w14:textId="1CD14B48" w:rsidR="00D6071E" w:rsidRPr="00FF4F33" w:rsidRDefault="00690756" w:rsidP="005439EE">
      <w:pPr>
        <w:pBdr>
          <w:top w:val="single" w:sz="4" w:space="1" w:color="AAAAAA"/>
          <w:left w:val="single" w:sz="4" w:space="1" w:color="AAAAAA"/>
          <w:bottom w:val="single" w:sz="4" w:space="1" w:color="AAAAAA"/>
          <w:right w:val="single" w:sz="4" w:space="1" w:color="AAAAAA"/>
        </w:pBdr>
        <w:spacing w:after="0" w:line="240" w:lineRule="auto"/>
        <w:rPr>
          <w:rFonts w:ascii="Aptos Light" w:hAnsi="Aptos Light" w:cs="Arial"/>
          <w:b/>
          <w:bCs/>
          <w:i/>
          <w:iCs/>
          <w:color w:val="000000" w:themeColor="text1"/>
          <w:sz w:val="20"/>
          <w:szCs w:val="20"/>
          <w:rPrChange w:id="274" w:author="Shiva Mishra" w:date="2026-04-14T11:22:00Z" w16du:dateUtc="2026-04-14T01:22:00Z">
            <w:rPr>
              <w:rFonts w:ascii="Aptos Light" w:hAnsi="Aptos Light" w:cs="Arial"/>
              <w:b/>
              <w:bCs/>
              <w:i/>
              <w:iCs/>
              <w:color w:val="0070C0"/>
              <w:sz w:val="24"/>
              <w:szCs w:val="24"/>
            </w:rPr>
          </w:rPrChange>
        </w:rPr>
      </w:pPr>
      <w:r w:rsidRPr="00FF4F33">
        <w:rPr>
          <w:rFonts w:ascii="Aptos Light" w:hAnsi="Aptos Light" w:cs="Arial"/>
          <w:b/>
          <w:bCs/>
          <w:i/>
          <w:iCs/>
          <w:color w:val="000000" w:themeColor="text1"/>
          <w:sz w:val="20"/>
          <w:szCs w:val="20"/>
          <w:rPrChange w:id="275" w:author="Shiva Mishra" w:date="2026-04-14T11:22:00Z" w16du:dateUtc="2026-04-14T01:22:00Z">
            <w:rPr>
              <w:rFonts w:ascii="Aptos Light" w:hAnsi="Aptos Light" w:cs="Arial"/>
              <w:b/>
              <w:bCs/>
              <w:i/>
              <w:iCs/>
              <w:color w:val="0070C0"/>
              <w:sz w:val="24"/>
              <w:szCs w:val="24"/>
            </w:rPr>
          </w:rPrChange>
        </w:rPr>
        <w:t>How were models specified?</w:t>
      </w:r>
    </w:p>
    <w:p w14:paraId="4F3FF36D" w14:textId="77777777" w:rsidR="0057497E" w:rsidRPr="00FF4F33" w:rsidRDefault="0057497E" w:rsidP="005439EE">
      <w:pPr>
        <w:pBdr>
          <w:top w:val="single" w:sz="4" w:space="1" w:color="AAAAAA"/>
          <w:left w:val="single" w:sz="4" w:space="1" w:color="AAAAAA"/>
          <w:bottom w:val="single" w:sz="4" w:space="1" w:color="AAAAAA"/>
          <w:right w:val="single" w:sz="4" w:space="1" w:color="AAAAAA"/>
        </w:pBdr>
        <w:spacing w:after="0" w:line="240" w:lineRule="auto"/>
        <w:rPr>
          <w:rFonts w:ascii="Aptos Light" w:hAnsi="Aptos Light"/>
          <w:color w:val="000000" w:themeColor="text1"/>
          <w:sz w:val="20"/>
          <w:szCs w:val="20"/>
          <w:rPrChange w:id="276" w:author="Shiva Mishra" w:date="2026-04-14T11:22:00Z" w16du:dateUtc="2026-04-14T01:22:00Z">
            <w:rPr>
              <w:rFonts w:ascii="Aptos Light" w:hAnsi="Aptos Light"/>
            </w:rPr>
          </w:rPrChange>
        </w:rPr>
      </w:pPr>
      <w:r w:rsidRPr="00FF4F33">
        <w:rPr>
          <w:rFonts w:ascii="Aptos Light" w:hAnsi="Aptos Light"/>
          <w:color w:val="000000" w:themeColor="text1"/>
          <w:sz w:val="20"/>
          <w:szCs w:val="20"/>
          <w:rPrChange w:id="277" w:author="Shiva Mishra" w:date="2026-04-14T11:22:00Z" w16du:dateUtc="2026-04-14T01:22:00Z">
            <w:rPr>
              <w:rFonts w:ascii="Aptos Light" w:hAnsi="Aptos Light"/>
            </w:rPr>
          </w:rPrChange>
        </w:rPr>
        <w:t>Most models used annual time steps (n=29, 74.4%), with three studies using six-month cycles and five using no time step (cross-sectional or not applicable). Time horizons ranged widely: 12 studies (30.8%) used a lifetime horizon, 11 studies (28.2%) used a 10-year horizon, and the remainder used horizons ranging from one to 30 years. Population heterogeneity was incorporated through stratification by sex (n=18, 46.2%) and age (n=16, 41.0%) in roughly half of studies. Other stratification dimensions included ethnicity (n=10, 25.6%), income or education (n=10, 25.6%), baseline blood pressure level (n=8, 20.5%), and other cardiovascular risk factors (n=8, 20.5%). Urban–rural stratification was not reported in any study.</w:t>
      </w:r>
    </w:p>
    <w:p w14:paraId="25190327" w14:textId="044B8522" w:rsidR="00437F9C" w:rsidRPr="00E17339" w:rsidRDefault="00A02243" w:rsidP="00BF0545">
      <w:pPr>
        <w:spacing w:before="240" w:after="0" w:line="276" w:lineRule="auto"/>
        <w:rPr>
          <w:rFonts w:ascii="Arial" w:hAnsi="Arial" w:cs="Arial"/>
          <w:b/>
          <w:bCs/>
          <w:color w:val="0070C0"/>
          <w:sz w:val="24"/>
          <w:szCs w:val="24"/>
        </w:rPr>
      </w:pPr>
      <w:r w:rsidRPr="00E17339">
        <w:rPr>
          <w:rFonts w:ascii="Arial" w:hAnsi="Arial" w:cs="Arial"/>
          <w:b/>
          <w:bCs/>
          <w:color w:val="0070C0"/>
          <w:sz w:val="24"/>
          <w:szCs w:val="24"/>
        </w:rPr>
        <w:t xml:space="preserve">Health gains from achieving optimal </w:t>
      </w:r>
      <w:r w:rsidR="00130399" w:rsidRPr="00E17339">
        <w:rPr>
          <w:rFonts w:ascii="Arial" w:hAnsi="Arial" w:cs="Arial"/>
          <w:b/>
          <w:bCs/>
          <w:color w:val="0070C0"/>
          <w:sz w:val="24"/>
          <w:szCs w:val="24"/>
        </w:rPr>
        <w:t>BP</w:t>
      </w:r>
      <w:r w:rsidRPr="00E17339">
        <w:rPr>
          <w:rFonts w:ascii="Arial" w:hAnsi="Arial" w:cs="Arial"/>
          <w:b/>
          <w:bCs/>
          <w:color w:val="0070C0"/>
          <w:sz w:val="24"/>
          <w:szCs w:val="24"/>
        </w:rPr>
        <w:t xml:space="preserve"> control</w:t>
      </w:r>
      <w:r w:rsidR="00C92CED" w:rsidRPr="00E17339">
        <w:rPr>
          <w:rFonts w:ascii="Arial" w:hAnsi="Arial" w:cs="Arial"/>
          <w:b/>
          <w:bCs/>
          <w:color w:val="0070C0"/>
          <w:sz w:val="24"/>
          <w:szCs w:val="24"/>
        </w:rPr>
        <w:t xml:space="preserve"> in Nepal: Case study</w:t>
      </w:r>
    </w:p>
    <w:p w14:paraId="06C498AC" w14:textId="77777777" w:rsidR="00437F9C" w:rsidRPr="00BF0545" w:rsidRDefault="00437F9C" w:rsidP="00BF0545">
      <w:pPr>
        <w:spacing w:before="240" w:after="0" w:line="480" w:lineRule="auto"/>
        <w:rPr>
          <w:rFonts w:ascii="Arial" w:hAnsi="Arial" w:cs="Arial"/>
        </w:rPr>
      </w:pPr>
      <w:r w:rsidRPr="00BF0545">
        <w:rPr>
          <w:rFonts w:ascii="Arial" w:hAnsi="Arial" w:cs="Arial"/>
          <w:sz w:val="24"/>
          <w:szCs w:val="24"/>
        </w:rPr>
        <w:lastRenderedPageBreak/>
        <w:t>Achieving optimal BP control in Nepal generated substantial population health gains. Under the scenario in which all individuals with diagnosed hypertension achieved SBP &lt;140 mmHg, the model projected 1.4 million HALYs gained over the first 20 years (95% UI: 0.9 to 2.0 million) and 27.8 million HALYs over the lifetime (95% UI: 19.0 to 39.9 million) (undiscounted). When applying a 3% annual discount rate, estimated gains were 1.0 million HALYs over 20 years and 6.8 million HALYs over the lifetime.</w:t>
      </w:r>
    </w:p>
    <w:p w14:paraId="3F21C3A5" w14:textId="5A8B249A" w:rsidR="00437F9C" w:rsidRPr="00BF0545" w:rsidRDefault="00437F9C" w:rsidP="00BF0545">
      <w:pPr>
        <w:pStyle w:val="font-claude-response-body"/>
        <w:spacing w:after="0" w:afterAutospacing="0" w:line="480" w:lineRule="auto"/>
        <w:rPr>
          <w:rFonts w:ascii="Arial" w:eastAsiaTheme="minorHAnsi" w:hAnsi="Arial" w:cs="Arial"/>
          <w:kern w:val="2"/>
          <w:lang w:val="en-AU"/>
          <w14:ligatures w14:val="standardContextual"/>
        </w:rPr>
      </w:pPr>
      <w:r w:rsidRPr="00BF0545">
        <w:rPr>
          <w:rFonts w:ascii="Arial" w:eastAsiaTheme="minorHAnsi" w:hAnsi="Arial" w:cs="Arial"/>
          <w:kern w:val="2"/>
          <w:lang w:val="en-AU"/>
          <w14:ligatures w14:val="standardContextual"/>
        </w:rPr>
        <w:t>In per-capita terms, this corresponds to 51.0 HALYs gained per 1000 population over 20 years (95% UI: 35.3 to 72.5) and 1005.8 HALYs per 1000 population over the lifetime (95% UI: 687.9 to 1437.0)</w:t>
      </w:r>
      <w:r>
        <w:rPr>
          <w:rFonts w:ascii="Arial" w:eastAsiaTheme="minorHAnsi" w:hAnsi="Arial" w:cs="Arial"/>
          <w:kern w:val="2"/>
          <w:lang w:val="en-AU"/>
          <w14:ligatures w14:val="standardContextual"/>
        </w:rPr>
        <w:t>.</w:t>
      </w:r>
    </w:p>
    <w:p w14:paraId="45F878D8" w14:textId="4405E35D" w:rsidR="00A02243" w:rsidRPr="001B65A1" w:rsidRDefault="00A02243" w:rsidP="00C02191">
      <w:pPr>
        <w:spacing w:after="0" w:line="480" w:lineRule="auto"/>
        <w:jc w:val="center"/>
        <w:rPr>
          <w:rFonts w:ascii="Arial" w:hAnsi="Arial" w:cs="Arial"/>
          <w:b/>
          <w:bCs/>
          <w:i/>
          <w:iCs/>
          <w:color w:val="7F7F7F" w:themeColor="text1" w:themeTint="80"/>
          <w:sz w:val="24"/>
          <w:szCs w:val="24"/>
        </w:rPr>
      </w:pPr>
      <w:r w:rsidRPr="001B65A1">
        <w:rPr>
          <w:rFonts w:ascii="Arial" w:hAnsi="Arial" w:cs="Arial"/>
          <w:b/>
          <w:bCs/>
          <w:i/>
          <w:iCs/>
          <w:color w:val="7F7F7F" w:themeColor="text1" w:themeTint="80"/>
          <w:sz w:val="24"/>
          <w:szCs w:val="24"/>
        </w:rPr>
        <w:t>&lt;Insert Table 1&gt;</w:t>
      </w:r>
    </w:p>
    <w:p w14:paraId="31E7F1E1" w14:textId="496A8E5C" w:rsidR="00A02243" w:rsidRPr="00E17339" w:rsidRDefault="00C92CED" w:rsidP="006F5F53">
      <w:pPr>
        <w:spacing w:after="0" w:line="480" w:lineRule="auto"/>
        <w:rPr>
          <w:rFonts w:ascii="Arial" w:hAnsi="Arial" w:cs="Arial"/>
          <w:b/>
          <w:bCs/>
          <w:color w:val="0070C0"/>
          <w:sz w:val="24"/>
          <w:szCs w:val="24"/>
        </w:rPr>
      </w:pPr>
      <w:r w:rsidRPr="00E17339">
        <w:rPr>
          <w:rFonts w:ascii="Arial" w:hAnsi="Arial" w:cs="Arial"/>
          <w:b/>
          <w:bCs/>
          <w:color w:val="0070C0"/>
          <w:sz w:val="24"/>
          <w:szCs w:val="24"/>
        </w:rPr>
        <w:t>Sex</w:t>
      </w:r>
      <w:r w:rsidR="00E87A38">
        <w:rPr>
          <w:rFonts w:ascii="Arial" w:hAnsi="Arial" w:cs="Arial"/>
          <w:b/>
          <w:bCs/>
          <w:color w:val="0070C0"/>
          <w:sz w:val="24"/>
          <w:szCs w:val="24"/>
        </w:rPr>
        <w:t xml:space="preserve"> </w:t>
      </w:r>
      <w:r w:rsidRPr="00E17339">
        <w:rPr>
          <w:rFonts w:ascii="Arial" w:hAnsi="Arial" w:cs="Arial"/>
          <w:b/>
          <w:bCs/>
          <w:color w:val="0070C0"/>
          <w:sz w:val="24"/>
          <w:szCs w:val="24"/>
        </w:rPr>
        <w:t>differences in HALYs gains in Nepal</w:t>
      </w:r>
    </w:p>
    <w:p w14:paraId="54C46DE6" w14:textId="06E272C3" w:rsidR="00440B40" w:rsidRPr="00FA48A7" w:rsidRDefault="00440B40" w:rsidP="006F5F53">
      <w:pPr>
        <w:spacing w:line="480" w:lineRule="auto"/>
        <w:rPr>
          <w:rFonts w:ascii="Arial" w:hAnsi="Arial" w:cs="Arial"/>
          <w:sz w:val="24"/>
          <w:szCs w:val="24"/>
        </w:rPr>
      </w:pPr>
      <w:r w:rsidRPr="00BF0545">
        <w:rPr>
          <w:rFonts w:ascii="Arial" w:hAnsi="Arial" w:cs="Arial"/>
          <w:sz w:val="24"/>
          <w:szCs w:val="24"/>
        </w:rPr>
        <w:t>Health gains differed by sex, with larger benefits observed among males. Over the first 20 years, males gained 61.1 HALYs per 1000 population (95% UI: 42.0 to 85.8) compared with 41.8 HALYs per 1000 among females (95% UI: 28.5 to 59.4). Over the lifetime horizon, gains were 1142.7 HALYs per 1000 males (95% UI: 777.4 to 1617.5) and 872.1 HALYs per 1000 females (95% UI: 589.5 to 1237.9).</w:t>
      </w:r>
    </w:p>
    <w:p w14:paraId="1B41979E" w14:textId="55C67A46" w:rsidR="00A02243" w:rsidRPr="00420D99" w:rsidRDefault="00A02243" w:rsidP="006F5F53">
      <w:pPr>
        <w:spacing w:after="0" w:line="480" w:lineRule="auto"/>
        <w:rPr>
          <w:rFonts w:ascii="Arial" w:hAnsi="Arial" w:cs="Arial"/>
          <w:b/>
          <w:bCs/>
          <w:color w:val="0070C0"/>
          <w:sz w:val="24"/>
          <w:szCs w:val="24"/>
        </w:rPr>
      </w:pPr>
      <w:r w:rsidRPr="00420D99">
        <w:rPr>
          <w:rFonts w:ascii="Arial" w:hAnsi="Arial" w:cs="Arial"/>
          <w:b/>
          <w:bCs/>
          <w:color w:val="0070C0"/>
          <w:sz w:val="24"/>
          <w:szCs w:val="24"/>
        </w:rPr>
        <w:t xml:space="preserve">Sensitivity analysis: more intensive </w:t>
      </w:r>
      <w:r w:rsidR="00130399" w:rsidRPr="00420D99">
        <w:rPr>
          <w:rFonts w:ascii="Arial" w:hAnsi="Arial" w:cs="Arial"/>
          <w:b/>
          <w:bCs/>
          <w:color w:val="0070C0"/>
          <w:sz w:val="24"/>
          <w:szCs w:val="24"/>
        </w:rPr>
        <w:t>BP</w:t>
      </w:r>
      <w:r w:rsidRPr="00420D99">
        <w:rPr>
          <w:rFonts w:ascii="Arial" w:hAnsi="Arial" w:cs="Arial"/>
          <w:b/>
          <w:bCs/>
          <w:color w:val="0070C0"/>
          <w:sz w:val="24"/>
          <w:szCs w:val="24"/>
        </w:rPr>
        <w:t xml:space="preserve"> targets</w:t>
      </w:r>
      <w:r w:rsidR="0054042D" w:rsidRPr="00420D99">
        <w:rPr>
          <w:rFonts w:ascii="Arial" w:hAnsi="Arial" w:cs="Arial"/>
          <w:b/>
          <w:bCs/>
          <w:color w:val="0070C0"/>
          <w:sz w:val="24"/>
          <w:szCs w:val="24"/>
        </w:rPr>
        <w:t xml:space="preserve"> </w:t>
      </w:r>
    </w:p>
    <w:p w14:paraId="15FBD3D6" w14:textId="5ECC3726" w:rsidR="00440B40" w:rsidRPr="00FA48A7" w:rsidRDefault="00440B40" w:rsidP="006F5F53">
      <w:pPr>
        <w:spacing w:line="480" w:lineRule="auto"/>
        <w:rPr>
          <w:rFonts w:ascii="Arial" w:hAnsi="Arial" w:cs="Arial"/>
          <w:sz w:val="24"/>
          <w:szCs w:val="24"/>
        </w:rPr>
      </w:pPr>
      <w:r w:rsidRPr="00440B40">
        <w:rPr>
          <w:rFonts w:ascii="Arial" w:hAnsi="Arial" w:cs="Arial"/>
          <w:sz w:val="24"/>
          <w:szCs w:val="24"/>
        </w:rPr>
        <w:t xml:space="preserve">More intensive BP targets produced larger health gains. In the scenario achieving SBP &lt;130 mmHg, the model estimated 1.9 million HALYs gained over 20 years (95% UI: 1.3 to 2.7 million) and 38.5 million HALYs over the lifetime (undiscounted); discounted gains were 1.3 million HALYs over 20 years and 9.4 million HALYs over the lifetime. Per-capita gains were 69.5 HALYs per 1000 population over 20 years (95% UI: 50.0 to 97.7) and 1386.1 HALYs per 1000 population over the lifetime (95% UI: 975.5 to 1970.3). Under the most intensive scenario of SBP &lt;120 mmHg, gains reached 2.4 million HALYs over 20 years (95% UI: 1.8 to 3.4 million) and 50.1 million over the </w:t>
      </w:r>
      <w:r w:rsidRPr="00440B40">
        <w:rPr>
          <w:rFonts w:ascii="Arial" w:hAnsi="Arial" w:cs="Arial"/>
          <w:sz w:val="24"/>
          <w:szCs w:val="24"/>
        </w:rPr>
        <w:lastRenderedPageBreak/>
        <w:t>lifetime (undiscounted); discounted gains were 1.6 million and 12.1 million HALYs, respectively. Per-capita gains were 89.4 HALYs per 1000 population over 20 years (95% UI: 65.4 to 120.7) and 1813.2 per 1000 over the lifetime (95% UI: 1277.8 to 2527.3). In all sensitivity scenarios, gains were consistently larger among males than females (eSupplementary Tables 7</w:t>
      </w:r>
      <w:r>
        <w:rPr>
          <w:rFonts w:ascii="Arial" w:hAnsi="Arial" w:cs="Arial"/>
          <w:sz w:val="24"/>
          <w:szCs w:val="24"/>
        </w:rPr>
        <w:t>-</w:t>
      </w:r>
      <w:r w:rsidRPr="00440B40">
        <w:rPr>
          <w:rFonts w:ascii="Arial" w:hAnsi="Arial" w:cs="Arial"/>
          <w:sz w:val="24"/>
          <w:szCs w:val="24"/>
        </w:rPr>
        <w:t>8).</w:t>
      </w:r>
    </w:p>
    <w:p w14:paraId="2E8DB71D" w14:textId="303A0CDB" w:rsidR="00922FBF" w:rsidRPr="00E17339" w:rsidRDefault="00AE34D5" w:rsidP="006F5F53">
      <w:pPr>
        <w:spacing w:after="0" w:line="480" w:lineRule="auto"/>
        <w:rPr>
          <w:rFonts w:ascii="Arial" w:hAnsi="Arial" w:cs="Arial"/>
          <w:b/>
          <w:bCs/>
          <w:color w:val="0070C0"/>
          <w:sz w:val="24"/>
          <w:szCs w:val="24"/>
        </w:rPr>
      </w:pPr>
      <w:r w:rsidRPr="00E17339">
        <w:rPr>
          <w:rFonts w:ascii="Arial" w:hAnsi="Arial" w:cs="Arial"/>
          <w:b/>
          <w:bCs/>
          <w:color w:val="0070C0"/>
          <w:sz w:val="24"/>
          <w:szCs w:val="24"/>
        </w:rPr>
        <w:t>DISCUSSION</w:t>
      </w:r>
    </w:p>
    <w:p w14:paraId="79C623E9" w14:textId="77777777" w:rsidR="00102140" w:rsidRPr="00102140" w:rsidRDefault="00102140" w:rsidP="006B727D">
      <w:pPr>
        <w:spacing w:after="0" w:line="480" w:lineRule="auto"/>
        <w:rPr>
          <w:rFonts w:ascii="Arial" w:hAnsi="Arial" w:cs="Arial"/>
          <w:i/>
          <w:iCs/>
          <w:sz w:val="24"/>
          <w:szCs w:val="24"/>
        </w:rPr>
      </w:pPr>
      <w:r w:rsidRPr="00102140">
        <w:rPr>
          <w:rFonts w:ascii="Arial" w:hAnsi="Arial" w:cs="Arial"/>
          <w:i/>
          <w:iCs/>
          <w:sz w:val="24"/>
          <w:szCs w:val="24"/>
        </w:rPr>
        <w:t>Summary of main results</w:t>
      </w:r>
    </w:p>
    <w:p w14:paraId="110A9E66" w14:textId="337A4B77" w:rsidR="00036A3E" w:rsidRPr="00A916D4" w:rsidRDefault="00882CA0" w:rsidP="006B727D">
      <w:pPr>
        <w:spacing w:line="480" w:lineRule="auto"/>
        <w:rPr>
          <w:rFonts w:ascii="Arial" w:hAnsi="Arial" w:cs="Arial"/>
          <w:sz w:val="24"/>
          <w:szCs w:val="24"/>
        </w:rPr>
      </w:pPr>
      <w:r w:rsidRPr="00FA48A7">
        <w:rPr>
          <w:rFonts w:ascii="Arial" w:hAnsi="Arial" w:cs="Arial"/>
          <w:sz w:val="24"/>
          <w:szCs w:val="24"/>
        </w:rPr>
        <w:t xml:space="preserve">This study provides two key </w:t>
      </w:r>
      <w:r w:rsidRPr="00130399">
        <w:rPr>
          <w:rFonts w:ascii="Arial" w:hAnsi="Arial" w:cs="Arial"/>
          <w:sz w:val="24"/>
          <w:szCs w:val="24"/>
        </w:rPr>
        <w:t xml:space="preserve">insights. </w:t>
      </w:r>
      <w:r w:rsidRPr="003D2EDE">
        <w:rPr>
          <w:rFonts w:ascii="Arial" w:hAnsi="Arial" w:cs="Arial"/>
          <w:sz w:val="24"/>
          <w:szCs w:val="24"/>
        </w:rPr>
        <w:t>First,</w:t>
      </w:r>
      <w:r w:rsidRPr="00130399">
        <w:rPr>
          <w:rFonts w:ascii="Arial" w:hAnsi="Arial" w:cs="Arial"/>
          <w:sz w:val="24"/>
          <w:szCs w:val="24"/>
        </w:rPr>
        <w:t xml:space="preserve"> o</w:t>
      </w:r>
      <w:r w:rsidR="00036A3E" w:rsidRPr="00130399">
        <w:rPr>
          <w:rFonts w:ascii="Arial" w:hAnsi="Arial" w:cs="Arial"/>
          <w:sz w:val="24"/>
          <w:szCs w:val="24"/>
        </w:rPr>
        <w:t xml:space="preserve">ur review identified substantial diversity in simulation models used to evaluate </w:t>
      </w:r>
      <w:r w:rsidR="000A5DFD">
        <w:rPr>
          <w:rFonts w:ascii="Arial" w:hAnsi="Arial" w:cs="Arial"/>
          <w:sz w:val="24"/>
          <w:szCs w:val="24"/>
        </w:rPr>
        <w:t>BP</w:t>
      </w:r>
      <w:r w:rsidR="00036A3E" w:rsidRPr="00130399">
        <w:rPr>
          <w:rFonts w:ascii="Arial" w:hAnsi="Arial" w:cs="Arial"/>
          <w:sz w:val="24"/>
          <w:szCs w:val="24"/>
        </w:rPr>
        <w:t xml:space="preserve"> interventions, with Markov models being the most common. Most studies focused on cardiovascular outcomes, </w:t>
      </w:r>
      <w:r w:rsidR="008629ED">
        <w:rPr>
          <w:rFonts w:ascii="Arial" w:hAnsi="Arial" w:cs="Arial"/>
          <w:sz w:val="24"/>
          <w:szCs w:val="24"/>
        </w:rPr>
        <w:t>quality adjusted life years</w:t>
      </w:r>
      <w:r w:rsidR="00036A3E" w:rsidRPr="00130399">
        <w:rPr>
          <w:rFonts w:ascii="Arial" w:hAnsi="Arial" w:cs="Arial"/>
          <w:sz w:val="24"/>
          <w:szCs w:val="24"/>
        </w:rPr>
        <w:t>, and cost-effectivene</w:t>
      </w:r>
      <w:r w:rsidR="000A5DFD">
        <w:rPr>
          <w:rFonts w:ascii="Arial" w:hAnsi="Arial" w:cs="Arial"/>
          <w:sz w:val="24"/>
          <w:szCs w:val="24"/>
        </w:rPr>
        <w:t>s</w:t>
      </w:r>
      <w:r w:rsidR="00036A3E" w:rsidRPr="00130399">
        <w:rPr>
          <w:rFonts w:ascii="Arial" w:hAnsi="Arial" w:cs="Arial"/>
          <w:sz w:val="24"/>
          <w:szCs w:val="24"/>
        </w:rPr>
        <w:t>s</w:t>
      </w:r>
      <w:r w:rsidR="000A5DFD">
        <w:rPr>
          <w:rFonts w:ascii="Arial" w:hAnsi="Arial" w:cs="Arial"/>
          <w:sz w:val="24"/>
          <w:szCs w:val="24"/>
        </w:rPr>
        <w:t>. Only a</w:t>
      </w:r>
      <w:r w:rsidR="00036A3E" w:rsidRPr="00130399">
        <w:rPr>
          <w:rFonts w:ascii="Arial" w:hAnsi="Arial" w:cs="Arial"/>
          <w:sz w:val="24"/>
          <w:szCs w:val="24"/>
        </w:rPr>
        <w:t xml:space="preserve"> few incorporated socioeconomic inequalities or were </w:t>
      </w:r>
      <w:r w:rsidR="00036A3E" w:rsidRPr="00A916D4">
        <w:rPr>
          <w:rFonts w:ascii="Arial" w:hAnsi="Arial" w:cs="Arial"/>
          <w:sz w:val="24"/>
          <w:szCs w:val="24"/>
        </w:rPr>
        <w:t>conducted in low- and middle-income settings</w:t>
      </w:r>
      <w:r w:rsidR="00387382" w:rsidRPr="00A916D4">
        <w:rPr>
          <w:rFonts w:ascii="Arial" w:hAnsi="Arial" w:cs="Arial"/>
          <w:sz w:val="24"/>
          <w:szCs w:val="24"/>
        </w:rPr>
        <w:t>, a gap that directly reflects inequities in the global evidence base for hypertension policy</w:t>
      </w:r>
      <w:r w:rsidR="00036A3E" w:rsidRPr="00A916D4">
        <w:rPr>
          <w:rFonts w:ascii="Arial" w:hAnsi="Arial" w:cs="Arial"/>
          <w:sz w:val="24"/>
          <w:szCs w:val="24"/>
        </w:rPr>
        <w:t xml:space="preserve">. </w:t>
      </w:r>
      <w:r w:rsidR="00F63086" w:rsidRPr="00A916D4">
        <w:rPr>
          <w:rFonts w:ascii="Arial" w:hAnsi="Arial" w:cs="Arial"/>
          <w:sz w:val="24"/>
          <w:szCs w:val="24"/>
        </w:rPr>
        <w:t xml:space="preserve">Second, using Nepal as a case study, our life-table model estimated that achieving optimal </w:t>
      </w:r>
      <w:r w:rsidR="00FB2D1F">
        <w:rPr>
          <w:rFonts w:ascii="Arial" w:hAnsi="Arial" w:cs="Arial"/>
          <w:sz w:val="24"/>
          <w:szCs w:val="24"/>
        </w:rPr>
        <w:t>BP</w:t>
      </w:r>
      <w:r w:rsidR="00F63086" w:rsidRPr="00A916D4">
        <w:rPr>
          <w:rFonts w:ascii="Arial" w:hAnsi="Arial" w:cs="Arial"/>
          <w:sz w:val="24"/>
          <w:szCs w:val="24"/>
        </w:rPr>
        <w:t xml:space="preserve"> control could generate large population health gains, with benefits increasing substantially under more intensive SBP targets such as &lt;130 mmHg. Notably, modelled health gains were consistently higher among women than men. This likely reflects a combination of factors: women in Nepal have greater life expectancy and thus accumulate more life-years at </w:t>
      </w:r>
      <w:r w:rsidR="00A916D4" w:rsidRPr="00A916D4">
        <w:rPr>
          <w:rFonts w:ascii="Arial" w:hAnsi="Arial" w:cs="Arial"/>
          <w:sz w:val="24"/>
          <w:szCs w:val="24"/>
        </w:rPr>
        <w:t>risk</w:t>
      </w:r>
      <w:r w:rsidR="00E87A38">
        <w:rPr>
          <w:rFonts w:ascii="Arial" w:hAnsi="Arial" w:cs="Arial"/>
          <w:sz w:val="24"/>
          <w:szCs w:val="24"/>
        </w:rPr>
        <w:t>,</w:t>
      </w:r>
      <w:r w:rsidR="00A916D4" w:rsidRPr="00A916D4">
        <w:rPr>
          <w:rFonts w:ascii="Arial" w:hAnsi="Arial" w:cs="Arial"/>
          <w:sz w:val="24"/>
          <w:szCs w:val="24"/>
        </w:rPr>
        <w:t xml:space="preserve"> but</w:t>
      </w:r>
      <w:r w:rsidR="00F63086" w:rsidRPr="00A916D4">
        <w:rPr>
          <w:rFonts w:ascii="Arial" w:hAnsi="Arial" w:cs="Arial"/>
          <w:sz w:val="24"/>
          <w:szCs w:val="24"/>
        </w:rPr>
        <w:t xml:space="preserve"> simultaneously face lower rates of hypertension awareness and treatment</w:t>
      </w:r>
      <w:r w:rsidR="00E87A38">
        <w:rPr>
          <w:rFonts w:ascii="Arial" w:hAnsi="Arial" w:cs="Arial"/>
          <w:sz w:val="24"/>
          <w:szCs w:val="24"/>
        </w:rPr>
        <w:t>,</w:t>
      </w:r>
      <w:r w:rsidR="00F63086" w:rsidRPr="00A916D4">
        <w:rPr>
          <w:rFonts w:ascii="Arial" w:hAnsi="Arial" w:cs="Arial"/>
          <w:sz w:val="24"/>
          <w:szCs w:val="24"/>
        </w:rPr>
        <w:t xml:space="preserve"> meaning the counterfactual benefit of achieving control is larger</w:t>
      </w:r>
      <w:r w:rsidR="008F4F2C" w:rsidRPr="00A916D4">
        <w:rPr>
          <w:rFonts w:ascii="Arial" w:hAnsi="Arial" w:cs="Arial"/>
          <w:sz w:val="24"/>
          <w:szCs w:val="24"/>
        </w:rPr>
        <w:t xml:space="preserve"> among women</w:t>
      </w:r>
      <w:r w:rsidR="00BB3E73">
        <w:rPr>
          <w:rFonts w:ascii="Arial" w:hAnsi="Arial" w:cs="Arial"/>
          <w:sz w:val="24"/>
          <w:szCs w:val="24"/>
        </w:rPr>
        <w:fldChar w:fldCharType="begin"/>
      </w:r>
      <w:r w:rsidR="00AB3E56">
        <w:rPr>
          <w:rFonts w:ascii="Arial" w:hAnsi="Arial" w:cs="Arial"/>
          <w:sz w:val="24"/>
          <w:szCs w:val="24"/>
        </w:rPr>
        <w:instrText xml:space="preserve"> ADDIN EN.CITE &lt;EndNote&gt;&lt;Cite&gt;&lt;Author&gt;Mishra&lt;/Author&gt;&lt;Year&gt;2019&lt;/Year&gt;&lt;RecNum&gt;17&lt;/RecNum&gt;&lt;DisplayText&gt;(9)&lt;/DisplayText&gt;&lt;record&gt;&lt;rec-number&gt;17&lt;/rec-number&gt;&lt;foreign-keys&gt;&lt;key app="EN" db-id="svdzrtewozt50pe95zu50awjvvs99vpxds2w" timestamp="1776125703"&gt;17&lt;/key&gt;&lt;/foreign-keys&gt;&lt;ref-type name="Journal Article"&gt;17&lt;/ref-type&gt;&lt;contributors&gt;&lt;authors&gt;&lt;author&gt;Mishra, Shiva Raj&lt;/author&gt;&lt;author&gt;Ghimire, Saruna&lt;/author&gt;&lt;author&gt;Shrestha, Nipun&lt;/author&gt;&lt;author&gt;Shrestha, Archana&lt;/author&gt;&lt;author&gt;Virani, Salim S&lt;/author&gt;&lt;/authors&gt;&lt;/contributors&gt;&lt;titles&gt;&lt;title&gt;Socio-economic inequalities in hypertension burden and cascade of services: nationwide cross-sectional study in Nepal&lt;/title&gt;&lt;secondary-title&gt;Journal of human hypertension&lt;/secondary-title&gt;&lt;/titles&gt;&lt;periodical&gt;&lt;full-title&gt;Journal of human hypertension&lt;/full-title&gt;&lt;/periodical&gt;&lt;pages&gt;613-625&lt;/pages&gt;&lt;volume&gt;33&lt;/volume&gt;&lt;number&gt;8&lt;/number&gt;&lt;dates&gt;&lt;year&gt;2019&lt;/year&gt;&lt;/dates&gt;&lt;isbn&gt;0950-9240&lt;/isbn&gt;&lt;urls&gt;&lt;/urls&gt;&lt;/record&gt;&lt;/Cite&gt;&lt;/EndNote&gt;</w:instrText>
      </w:r>
      <w:r w:rsidR="00BB3E73">
        <w:rPr>
          <w:rFonts w:ascii="Arial" w:hAnsi="Arial" w:cs="Arial"/>
          <w:sz w:val="24"/>
          <w:szCs w:val="24"/>
        </w:rPr>
        <w:fldChar w:fldCharType="separate"/>
      </w:r>
      <w:r w:rsidR="00AB3E56">
        <w:rPr>
          <w:rFonts w:ascii="Arial" w:hAnsi="Arial" w:cs="Arial"/>
          <w:noProof/>
          <w:sz w:val="24"/>
          <w:szCs w:val="24"/>
        </w:rPr>
        <w:t>(9)</w:t>
      </w:r>
      <w:r w:rsidR="00BB3E73">
        <w:rPr>
          <w:rFonts w:ascii="Arial" w:hAnsi="Arial" w:cs="Arial"/>
          <w:sz w:val="24"/>
          <w:szCs w:val="24"/>
        </w:rPr>
        <w:fldChar w:fldCharType="end"/>
      </w:r>
      <w:r w:rsidR="00E87A38">
        <w:rPr>
          <w:rFonts w:ascii="Arial" w:hAnsi="Arial" w:cs="Arial"/>
          <w:sz w:val="24"/>
          <w:szCs w:val="24"/>
        </w:rPr>
        <w:t>.</w:t>
      </w:r>
      <w:r w:rsidR="00F63086" w:rsidRPr="00A916D4">
        <w:rPr>
          <w:rFonts w:ascii="Arial" w:hAnsi="Arial" w:cs="Arial"/>
          <w:sz w:val="24"/>
          <w:szCs w:val="24"/>
        </w:rPr>
        <w:t xml:space="preserve"> Addressing these sex-specific gaps is therefore central to realising the full modelled gains.</w:t>
      </w:r>
    </w:p>
    <w:p w14:paraId="1D125877" w14:textId="77777777" w:rsidR="00A916D4" w:rsidRDefault="00102140" w:rsidP="006B727D">
      <w:pPr>
        <w:spacing w:after="0" w:line="480" w:lineRule="auto"/>
        <w:rPr>
          <w:rFonts w:ascii="Arial" w:hAnsi="Arial" w:cs="Arial"/>
          <w:i/>
          <w:iCs/>
          <w:sz w:val="24"/>
          <w:szCs w:val="24"/>
        </w:rPr>
      </w:pPr>
      <w:r w:rsidRPr="00A916D4">
        <w:rPr>
          <w:rFonts w:ascii="Arial" w:hAnsi="Arial" w:cs="Arial"/>
          <w:i/>
          <w:iCs/>
          <w:sz w:val="24"/>
          <w:szCs w:val="24"/>
        </w:rPr>
        <w:t xml:space="preserve">Comparison </w:t>
      </w:r>
      <w:r w:rsidR="003677DD" w:rsidRPr="00A916D4">
        <w:rPr>
          <w:rFonts w:ascii="Arial" w:hAnsi="Arial" w:cs="Arial"/>
          <w:i/>
          <w:iCs/>
          <w:sz w:val="24"/>
          <w:szCs w:val="24"/>
        </w:rPr>
        <w:t xml:space="preserve">of study results </w:t>
      </w:r>
    </w:p>
    <w:p w14:paraId="53848145" w14:textId="51B61B07" w:rsidR="00626C0D" w:rsidRPr="00A916D4" w:rsidRDefault="000E084F" w:rsidP="006B727D">
      <w:pPr>
        <w:spacing w:after="0" w:line="480" w:lineRule="auto"/>
        <w:rPr>
          <w:rFonts w:ascii="Arial" w:hAnsi="Arial" w:cs="Arial"/>
          <w:i/>
          <w:iCs/>
          <w:sz w:val="24"/>
          <w:szCs w:val="24"/>
        </w:rPr>
      </w:pPr>
      <w:r w:rsidRPr="00A916D4">
        <w:rPr>
          <w:rFonts w:ascii="Arial" w:hAnsi="Arial" w:cs="Arial"/>
          <w:sz w:val="24"/>
          <w:szCs w:val="24"/>
        </w:rPr>
        <w:t xml:space="preserve">Our study showed </w:t>
      </w:r>
      <w:r w:rsidR="00783C72" w:rsidRPr="00A916D4">
        <w:rPr>
          <w:rFonts w:ascii="Arial" w:hAnsi="Arial" w:cs="Arial"/>
          <w:sz w:val="24"/>
          <w:szCs w:val="24"/>
        </w:rPr>
        <w:t>a novel counter-factual model that</w:t>
      </w:r>
      <w:r w:rsidR="001613FF" w:rsidRPr="00A916D4">
        <w:rPr>
          <w:rFonts w:ascii="Arial" w:hAnsi="Arial" w:cs="Arial"/>
          <w:sz w:val="24"/>
          <w:szCs w:val="24"/>
        </w:rPr>
        <w:t xml:space="preserve"> </w:t>
      </w:r>
      <w:r w:rsidR="00E87A38">
        <w:rPr>
          <w:rFonts w:ascii="Arial" w:hAnsi="Arial" w:cs="Arial"/>
          <w:sz w:val="24"/>
          <w:szCs w:val="24"/>
        </w:rPr>
        <w:t>simulates</w:t>
      </w:r>
      <w:r w:rsidR="00E87A38" w:rsidRPr="00A916D4">
        <w:rPr>
          <w:rFonts w:ascii="Arial" w:hAnsi="Arial" w:cs="Arial"/>
          <w:sz w:val="24"/>
          <w:szCs w:val="24"/>
        </w:rPr>
        <w:t xml:space="preserve"> </w:t>
      </w:r>
      <w:r w:rsidR="008845B8" w:rsidRPr="00A916D4">
        <w:rPr>
          <w:rFonts w:ascii="Arial" w:hAnsi="Arial" w:cs="Arial"/>
          <w:sz w:val="24"/>
          <w:szCs w:val="24"/>
        </w:rPr>
        <w:t xml:space="preserve">the health outcomes </w:t>
      </w:r>
      <w:r w:rsidR="008845B8" w:rsidRPr="00A916D4">
        <w:rPr>
          <w:rFonts w:ascii="Arial" w:hAnsi="Arial" w:cs="Arial"/>
          <w:color w:val="000000" w:themeColor="text1"/>
          <w:sz w:val="24"/>
          <w:szCs w:val="24"/>
          <w:shd w:val="clear" w:color="auto" w:fill="FFFFFF"/>
        </w:rPr>
        <w:t xml:space="preserve">for achieving </w:t>
      </w:r>
      <w:r w:rsidR="00E87A38">
        <w:rPr>
          <w:rFonts w:ascii="Arial" w:hAnsi="Arial" w:cs="Arial"/>
          <w:color w:val="000000" w:themeColor="text1"/>
          <w:sz w:val="24"/>
          <w:szCs w:val="24"/>
          <w:shd w:val="clear" w:color="auto" w:fill="FFFFFF"/>
        </w:rPr>
        <w:t xml:space="preserve">the </w:t>
      </w:r>
      <w:r w:rsidR="008845B8" w:rsidRPr="00A916D4">
        <w:rPr>
          <w:rFonts w:ascii="Arial" w:hAnsi="Arial" w:cs="Arial"/>
          <w:color w:val="000000" w:themeColor="text1"/>
          <w:sz w:val="24"/>
          <w:szCs w:val="24"/>
          <w:shd w:val="clear" w:color="auto" w:fill="FFFFFF"/>
        </w:rPr>
        <w:t>World Hypertension League’s 80</w:t>
      </w:r>
      <w:r w:rsidR="00E87A38">
        <w:rPr>
          <w:rFonts w:ascii="Arial" w:hAnsi="Arial" w:cs="Arial"/>
          <w:color w:val="000000" w:themeColor="text1"/>
          <w:sz w:val="24"/>
          <w:szCs w:val="24"/>
          <w:shd w:val="clear" w:color="auto" w:fill="FFFFFF"/>
        </w:rPr>
        <w:t>-</w:t>
      </w:r>
      <w:r w:rsidR="008845B8" w:rsidRPr="00A916D4">
        <w:rPr>
          <w:rFonts w:ascii="Arial" w:hAnsi="Arial" w:cs="Arial"/>
          <w:color w:val="000000" w:themeColor="text1"/>
          <w:sz w:val="24"/>
          <w:szCs w:val="24"/>
          <w:shd w:val="clear" w:color="auto" w:fill="FFFFFF"/>
        </w:rPr>
        <w:t>80</w:t>
      </w:r>
      <w:r w:rsidR="00E87A38">
        <w:rPr>
          <w:rFonts w:ascii="Arial" w:hAnsi="Arial" w:cs="Arial"/>
          <w:color w:val="000000" w:themeColor="text1"/>
          <w:sz w:val="24"/>
          <w:szCs w:val="24"/>
          <w:shd w:val="clear" w:color="auto" w:fill="FFFFFF"/>
        </w:rPr>
        <w:t>-</w:t>
      </w:r>
      <w:r w:rsidR="008845B8" w:rsidRPr="00A916D4">
        <w:rPr>
          <w:rFonts w:ascii="Arial" w:hAnsi="Arial" w:cs="Arial"/>
          <w:color w:val="000000" w:themeColor="text1"/>
          <w:sz w:val="24"/>
          <w:szCs w:val="24"/>
          <w:shd w:val="clear" w:color="auto" w:fill="FFFFFF"/>
        </w:rPr>
        <w:t>80 target by 2030</w:t>
      </w:r>
      <w:r w:rsidR="00E87A38">
        <w:rPr>
          <w:rFonts w:ascii="Arial" w:hAnsi="Arial" w:cs="Arial"/>
          <w:color w:val="000000" w:themeColor="text1"/>
          <w:sz w:val="24"/>
          <w:szCs w:val="24"/>
          <w:shd w:val="clear" w:color="auto" w:fill="FFFFFF"/>
        </w:rPr>
        <w:t>, which</w:t>
      </w:r>
      <w:r w:rsidR="008845B8" w:rsidRPr="00A916D4">
        <w:rPr>
          <w:rFonts w:ascii="Arial" w:hAnsi="Arial" w:cs="Arial"/>
          <w:color w:val="000000" w:themeColor="text1"/>
          <w:sz w:val="24"/>
          <w:szCs w:val="24"/>
          <w:shd w:val="clear" w:color="auto" w:fill="FFFFFF"/>
        </w:rPr>
        <w:t xml:space="preserve"> </w:t>
      </w:r>
      <w:r w:rsidR="008845B8" w:rsidRPr="00A916D4">
        <w:rPr>
          <w:rFonts w:ascii="Arial" w:hAnsi="Arial" w:cs="Arial"/>
          <w:color w:val="000000" w:themeColor="text1"/>
          <w:sz w:val="24"/>
          <w:szCs w:val="24"/>
          <w:shd w:val="clear" w:color="auto" w:fill="FFFFFF"/>
        </w:rPr>
        <w:lastRenderedPageBreak/>
        <w:t xml:space="preserve">requires that 80% of people with hypertension are diagnosed, 80% of those diagnosed are treated, and 80% of those treated have controlled BP </w:t>
      </w:r>
      <w:r w:rsidR="008845B8" w:rsidRPr="00A916D4">
        <w:rPr>
          <w:rFonts w:ascii="Arial" w:hAnsi="Arial" w:cs="Arial"/>
          <w:color w:val="000000" w:themeColor="text1"/>
          <w:sz w:val="24"/>
          <w:szCs w:val="24"/>
          <w:shd w:val="clear" w:color="auto" w:fill="FFFFFF"/>
        </w:rPr>
        <w:fldChar w:fldCharType="begin"/>
      </w:r>
      <w:r w:rsidR="00BA2997">
        <w:rPr>
          <w:rFonts w:ascii="Arial" w:hAnsi="Arial" w:cs="Arial"/>
          <w:color w:val="000000" w:themeColor="text1"/>
          <w:sz w:val="24"/>
          <w:szCs w:val="24"/>
          <w:shd w:val="clear" w:color="auto" w:fill="FFFFFF"/>
        </w:rPr>
        <w:instrText xml:space="preserve"> ADDIN EN.CITE &lt;EndNote&gt;&lt;Cite&gt;&lt;Author&gt;Olowoyo&lt;/Author&gt;&lt;Year&gt;2024&lt;/Year&gt;&lt;RecNum&gt;1&lt;/RecNum&gt;&lt;DisplayText&gt;(1)&lt;/DisplayText&gt;&lt;record&gt;&lt;rec-number&gt;1&lt;/rec-number&gt;&lt;foreign-keys&gt;&lt;key app="EN" db-id="svdzrtewozt50pe95zu50awjvvs99vpxds2w" timestamp="1776125703"&gt;1&lt;/key&gt;&lt;/foreign-keys&gt;&lt;ref-type name="Journal Article"&gt;17&lt;/ref-type&gt;&lt;contributors&gt;&lt;authors&gt;&lt;author&gt;Olowoyo, Paul&lt;/author&gt;&lt;author&gt;Barango, Prebo&lt;/author&gt;&lt;author&gt;Moran, Andrew&lt;/author&gt;&lt;author&gt;Williams, Bryan&lt;/author&gt;&lt;author&gt;Whelton, Paul K&lt;/author&gt;&lt;author&gt;Owolabi, Mayowa&lt;/author&gt;&lt;author&gt;Dzudie, Anastase&lt;/author&gt;&lt;author&gt;Okekunle, Akinkunmi Paul&lt;/author&gt;&lt;author&gt;Obiako, Reginald&lt;/author&gt;&lt;author&gt;Mocumbi, Ana %J The Lancet Global Health&lt;/author&gt;&lt;/authors&gt;&lt;/contributors&gt;&lt;titles&gt;&lt;title&gt;Priorities to reduce the burden of hypertension in Africa through ACHIEVE&lt;/title&gt;&lt;/titles&gt;&lt;pages&gt;e192-e193&lt;/pages&gt;&lt;volume&gt;12&lt;/volume&gt;&lt;number&gt;2&lt;/number&gt;&lt;dates&gt;&lt;year&gt;2024&lt;/year&gt;&lt;/dates&gt;&lt;isbn&gt;2214-109X&lt;/isbn&gt;&lt;urls&gt;&lt;/urls&gt;&lt;/record&gt;&lt;/Cite&gt;&lt;/EndNote&gt;</w:instrText>
      </w:r>
      <w:r w:rsidR="008845B8" w:rsidRPr="00A916D4">
        <w:rPr>
          <w:rFonts w:ascii="Arial" w:hAnsi="Arial" w:cs="Arial"/>
          <w:color w:val="000000" w:themeColor="text1"/>
          <w:sz w:val="24"/>
          <w:szCs w:val="24"/>
          <w:shd w:val="clear" w:color="auto" w:fill="FFFFFF"/>
        </w:rPr>
        <w:fldChar w:fldCharType="separate"/>
      </w:r>
      <w:r w:rsidR="008845B8" w:rsidRPr="00A916D4">
        <w:rPr>
          <w:rFonts w:ascii="Arial" w:hAnsi="Arial" w:cs="Arial"/>
          <w:noProof/>
          <w:color w:val="000000" w:themeColor="text1"/>
          <w:sz w:val="24"/>
          <w:szCs w:val="24"/>
          <w:shd w:val="clear" w:color="auto" w:fill="FFFFFF"/>
        </w:rPr>
        <w:t>(1)</w:t>
      </w:r>
      <w:r w:rsidR="008845B8" w:rsidRPr="00A916D4">
        <w:rPr>
          <w:rFonts w:ascii="Arial" w:hAnsi="Arial" w:cs="Arial"/>
          <w:color w:val="000000" w:themeColor="text1"/>
          <w:sz w:val="24"/>
          <w:szCs w:val="24"/>
          <w:shd w:val="clear" w:color="auto" w:fill="FFFFFF"/>
        </w:rPr>
        <w:fldChar w:fldCharType="end"/>
      </w:r>
      <w:r w:rsidR="001613FF" w:rsidRPr="00A916D4">
        <w:rPr>
          <w:rFonts w:ascii="Arial" w:hAnsi="Arial" w:cs="Arial"/>
          <w:sz w:val="24"/>
          <w:szCs w:val="24"/>
        </w:rPr>
        <w:t xml:space="preserve">. </w:t>
      </w:r>
      <w:r w:rsidR="00626C0D" w:rsidRPr="00A916D4">
        <w:rPr>
          <w:rFonts w:ascii="Arial" w:hAnsi="Arial" w:cs="Arial"/>
          <w:sz w:val="24"/>
          <w:szCs w:val="24"/>
        </w:rPr>
        <w:t>Globally, achieving this target requires substantial improvement from the current BP control rate of approximately 19.7%, with only 9.3% of people with hypertension achieving control in low-income countries compared to 28.3% in high-income countries</w:t>
      </w:r>
      <w:r w:rsidR="00BB3E73">
        <w:rPr>
          <w:rFonts w:ascii="Arial" w:hAnsi="Arial" w:cs="Arial"/>
          <w:sz w:val="24"/>
          <w:szCs w:val="24"/>
        </w:rPr>
        <w:t xml:space="preserve"> </w:t>
      </w:r>
      <w:r w:rsidR="00BB3E73">
        <w:rPr>
          <w:rFonts w:ascii="Arial" w:hAnsi="Arial" w:cs="Arial"/>
          <w:sz w:val="24"/>
          <w:szCs w:val="24"/>
        </w:rPr>
        <w:fldChar w:fldCharType="begin"/>
      </w:r>
      <w:r w:rsidR="00BA2997">
        <w:rPr>
          <w:rFonts w:ascii="Arial" w:hAnsi="Arial" w:cs="Arial"/>
          <w:sz w:val="24"/>
          <w:szCs w:val="24"/>
        </w:rPr>
        <w:instrText xml:space="preserve"> ADDIN EN.CITE &lt;EndNote&gt;&lt;Cite&gt;&lt;Author&gt;Mishra&lt;/Author&gt;&lt;Year&gt;2025&lt;/Year&gt;&lt;RecNum&gt;2&lt;/RecNum&gt;&lt;DisplayText&gt;(2)&lt;/DisplayText&gt;&lt;record&gt;&lt;rec-number&gt;2&lt;/rec-number&gt;&lt;foreign-keys&gt;&lt;key app="EN" db-id="svdzrtewozt50pe95zu50awjvvs99vpxds2w" timestamp="1776125703"&gt;2&lt;/key&gt;&lt;/foreign-keys&gt;&lt;ref-type name="Journal Article"&gt;17&lt;/ref-type&gt;&lt;contributors&gt;&lt;authors&gt;&lt;author&gt;Mishra, Shiva Raj&lt;/author&gt;&lt;author&gt;Satheesh, Gautam&lt;/author&gt;&lt;author&gt;Khanal, Vishnu&lt;/author&gt;&lt;author&gt;Nguyen, Tu N&lt;/author&gt;&lt;author&gt;Picone, Dean&lt;/author&gt;&lt;author&gt;Chapman, Niamh&lt;/author&gt;&lt;author&gt;Lindley, Richard I&lt;/author&gt;&lt;/authors&gt;&lt;/contributors&gt;&lt;titles&gt;&lt;title&gt;Closing the gap in global disparities in hypertension control&lt;/title&gt;&lt;secondary-title&gt;Hypertension&lt;/secondary-title&gt;&lt;/titles&gt;&lt;periodical&gt;&lt;full-title&gt;Hypertension&lt;/full-title&gt;&lt;/periodical&gt;&lt;pages&gt;407-410&lt;/pages&gt;&lt;volume&gt;82&lt;/volume&gt;&lt;number&gt;3&lt;/number&gt;&lt;dates&gt;&lt;year&gt;2025&lt;/year&gt;&lt;/dates&gt;&lt;isbn&gt;0194-911X&lt;/isbn&gt;&lt;urls&gt;&lt;/urls&gt;&lt;/record&gt;&lt;/Cite&gt;&lt;/EndNote&gt;</w:instrText>
      </w:r>
      <w:r w:rsidR="00BB3E73">
        <w:rPr>
          <w:rFonts w:ascii="Arial" w:hAnsi="Arial" w:cs="Arial"/>
          <w:sz w:val="24"/>
          <w:szCs w:val="24"/>
        </w:rPr>
        <w:fldChar w:fldCharType="separate"/>
      </w:r>
      <w:r w:rsidR="00BB3E73">
        <w:rPr>
          <w:rFonts w:ascii="Arial" w:hAnsi="Arial" w:cs="Arial"/>
          <w:noProof/>
          <w:sz w:val="24"/>
          <w:szCs w:val="24"/>
        </w:rPr>
        <w:t>(2)</w:t>
      </w:r>
      <w:r w:rsidR="00BB3E73">
        <w:rPr>
          <w:rFonts w:ascii="Arial" w:hAnsi="Arial" w:cs="Arial"/>
          <w:sz w:val="24"/>
          <w:szCs w:val="24"/>
        </w:rPr>
        <w:fldChar w:fldCharType="end"/>
      </w:r>
      <w:r w:rsidR="00BB3E73">
        <w:rPr>
          <w:rFonts w:ascii="Arial" w:hAnsi="Arial" w:cs="Arial"/>
          <w:sz w:val="24"/>
          <w:szCs w:val="24"/>
        </w:rPr>
        <w:t>.</w:t>
      </w:r>
      <w:r w:rsidR="00626C0D" w:rsidRPr="00A916D4">
        <w:rPr>
          <w:rFonts w:ascii="Arial" w:hAnsi="Arial" w:cs="Arial"/>
          <w:sz w:val="24"/>
          <w:szCs w:val="24"/>
        </w:rPr>
        <w:t xml:space="preserve"> A global modelling estimated that under realistic implementation conditions, achieving the 80-80-80 target could reduce all-cause mortality by 4</w:t>
      </w:r>
      <w:r w:rsidR="00E87A38">
        <w:rPr>
          <w:rFonts w:ascii="Arial" w:hAnsi="Arial" w:cs="Arial"/>
          <w:sz w:val="24"/>
          <w:szCs w:val="24"/>
        </w:rPr>
        <w:t xml:space="preserve"> to </w:t>
      </w:r>
      <w:r w:rsidR="00626C0D" w:rsidRPr="00A916D4">
        <w:rPr>
          <w:rFonts w:ascii="Arial" w:hAnsi="Arial" w:cs="Arial"/>
          <w:sz w:val="24"/>
          <w:szCs w:val="24"/>
        </w:rPr>
        <w:t>7%, averting 76–130 million deaths over 2022–2050</w:t>
      </w:r>
      <w:r w:rsidR="00BB3E73">
        <w:rPr>
          <w:rFonts w:ascii="Arial" w:hAnsi="Arial" w:cs="Arial"/>
          <w:sz w:val="24"/>
          <w:szCs w:val="24"/>
        </w:rPr>
        <w:fldChar w:fldCharType="begin"/>
      </w:r>
      <w:r w:rsidR="001F6B31">
        <w:rPr>
          <w:rFonts w:ascii="Arial" w:hAnsi="Arial" w:cs="Arial"/>
          <w:sz w:val="24"/>
          <w:szCs w:val="24"/>
        </w:rPr>
        <w:instrText xml:space="preserve"> ADDIN EN.CITE &lt;EndNote&gt;&lt;Cite&gt;&lt;Author&gt;Pickersgill&lt;/Author&gt;&lt;Year&gt;2022&lt;/Year&gt;&lt;RecNum&gt;18&lt;/RecNum&gt;&lt;DisplayText&gt;(22)&lt;/DisplayText&gt;&lt;record&gt;&lt;rec-number&gt;18&lt;/rec-number&gt;&lt;foreign-keys&gt;&lt;key app="EN" db-id="svdzrtewozt50pe95zu50awjvvs99vpxds2w" timestamp="1776125703"&gt;18&lt;/key&gt;&lt;/foreign-keys&gt;&lt;ref-type name="Journal Article"&gt;17&lt;/ref-type&gt;&lt;contributors&gt;&lt;authors&gt;&lt;author&gt;Pickersgill, Sarah J&lt;/author&gt;&lt;author&gt;Msemburi, William T&lt;/author&gt;&lt;author&gt;Cobb, Laura&lt;/author&gt;&lt;author&gt;Ide, Nicole&lt;/author&gt;&lt;author&gt;Moran, Andrew E&lt;/author&gt;&lt;author&gt;Su, Yanfang&lt;/author&gt;&lt;author&gt;Xu, Xinpeng&lt;/author&gt;&lt;author&gt;Watkins, David A&lt;/author&gt;&lt;/authors&gt;&lt;/contributors&gt;&lt;titles&gt;&lt;title&gt;Modeling global 80-80-80 blood pressure targets and cardiovascular outcomes&lt;/title&gt;&lt;secondary-title&gt;Nature medicine&lt;/secondary-title&gt;&lt;/titles&gt;&lt;periodical&gt;&lt;full-title&gt;Nature medicine&lt;/full-title&gt;&lt;/periodical&gt;&lt;pages&gt;1693-1699&lt;/pages&gt;&lt;volume&gt;28&lt;/volume&gt;&lt;number&gt;8&lt;/number&gt;&lt;dates&gt;&lt;year&gt;2022&lt;/year&gt;&lt;/dates&gt;&lt;isbn&gt;1078-8956&lt;/isbn&gt;&lt;urls&gt;&lt;/urls&gt;&lt;/record&gt;&lt;/Cite&gt;&lt;/EndNote&gt;</w:instrText>
      </w:r>
      <w:r w:rsidR="00BB3E73">
        <w:rPr>
          <w:rFonts w:ascii="Arial" w:hAnsi="Arial" w:cs="Arial"/>
          <w:sz w:val="24"/>
          <w:szCs w:val="24"/>
        </w:rPr>
        <w:fldChar w:fldCharType="separate"/>
      </w:r>
      <w:r w:rsidR="001F6B31">
        <w:rPr>
          <w:rFonts w:ascii="Arial" w:hAnsi="Arial" w:cs="Arial"/>
          <w:noProof/>
          <w:sz w:val="24"/>
          <w:szCs w:val="24"/>
        </w:rPr>
        <w:t>(22)</w:t>
      </w:r>
      <w:r w:rsidR="00BB3E73">
        <w:rPr>
          <w:rFonts w:ascii="Arial" w:hAnsi="Arial" w:cs="Arial"/>
          <w:sz w:val="24"/>
          <w:szCs w:val="24"/>
        </w:rPr>
        <w:fldChar w:fldCharType="end"/>
      </w:r>
      <w:r w:rsidR="00E87A38">
        <w:rPr>
          <w:rFonts w:ascii="Arial" w:hAnsi="Arial" w:cs="Arial"/>
          <w:sz w:val="24"/>
          <w:szCs w:val="24"/>
        </w:rPr>
        <w:t>.</w:t>
      </w:r>
      <w:r w:rsidR="00626C0D" w:rsidRPr="00A916D4">
        <w:rPr>
          <w:rFonts w:ascii="Arial" w:hAnsi="Arial" w:cs="Arial"/>
          <w:sz w:val="24"/>
          <w:szCs w:val="24"/>
        </w:rPr>
        <w:t xml:space="preserve"> Our Nepal-specific findings are consistent with this global evidence but extend it by providing country-level HALY estimates grounded in nationally representative survey data, and by modelling outcomes across 20-year, 40-year, and lifetime horizons. This extended horizon is methodologically important: most cost-effectiveness analyses use shorter time frames that may systematically undervalue preventive interventions whose benefits accrue over decades.</w:t>
      </w:r>
    </w:p>
    <w:p w14:paraId="1D6024C3" w14:textId="1C9DBF66" w:rsidR="00626C0D" w:rsidRPr="00A916D4" w:rsidRDefault="00626C0D" w:rsidP="006B727D">
      <w:pPr>
        <w:pStyle w:val="font-claude-response-body"/>
        <w:spacing w:line="480" w:lineRule="auto"/>
        <w:rPr>
          <w:rFonts w:ascii="Arial" w:hAnsi="Arial" w:cs="Arial"/>
        </w:rPr>
      </w:pPr>
      <w:r w:rsidRPr="00A916D4">
        <w:rPr>
          <w:rFonts w:ascii="Arial" w:hAnsi="Arial" w:cs="Arial"/>
        </w:rPr>
        <w:t xml:space="preserve">The feasibility of achieving 80-80-80 targets in Nepal must be interpreted in light of the current care cascade. Analysis of the 2022 NDHS found that among hypertensive adults, only 50.2% were aware of their diagnosis, 31.7% were receiving treatment, and 18.0% had controlled </w:t>
      </w:r>
      <w:r w:rsidR="00E87A38">
        <w:rPr>
          <w:rFonts w:ascii="Arial" w:hAnsi="Arial" w:cs="Arial"/>
        </w:rPr>
        <w:t>BP</w:t>
      </w:r>
      <w:r w:rsidR="00BB3E73">
        <w:rPr>
          <w:rFonts w:ascii="Arial" w:hAnsi="Arial" w:cs="Arial"/>
        </w:rPr>
        <w:t xml:space="preserve"> </w:t>
      </w:r>
      <w:r w:rsidR="00BB3E73">
        <w:rPr>
          <w:rFonts w:ascii="Arial" w:hAnsi="Arial" w:cs="Arial"/>
        </w:rPr>
        <w:fldChar w:fldCharType="begin"/>
      </w:r>
      <w:r w:rsidR="001F6B31">
        <w:rPr>
          <w:rFonts w:ascii="Arial" w:hAnsi="Arial" w:cs="Arial"/>
        </w:rPr>
        <w:instrText xml:space="preserve"> ADDIN EN.CITE &lt;EndNote&gt;&lt;Cite&gt;&lt;Author&gt;Khanal&lt;/Author&gt;&lt;Year&gt;2025&lt;/Year&gt;&lt;RecNum&gt;19&lt;/RecNum&gt;&lt;DisplayText&gt;(23)&lt;/DisplayText&gt;&lt;record&gt;&lt;rec-number&gt;19&lt;/rec-number&gt;&lt;foreign-keys&gt;&lt;key app="EN" db-id="svdzrtewozt50pe95zu50awjvvs99vpxds2w" timestamp="1776125703"&gt;19&lt;/key&gt;&lt;/foreign-keys&gt;&lt;ref-type name="Journal Article"&gt;17&lt;/ref-type&gt;&lt;contributors&gt;&lt;authors&gt;&lt;author&gt;Khanal, Ashok&lt;/author&gt;&lt;author&gt;GC, Sulochan&lt;/author&gt;&lt;author&gt;Dahal, Irusha&lt;/author&gt;&lt;author&gt;Mishra, Sumi&lt;/author&gt;&lt;author&gt;GC, Vijay S&lt;/author&gt;&lt;author&gt;Wasti, Sharada Prasad&lt;/author&gt;&lt;author&gt;Ghimire, Rakesh&lt;/author&gt;&lt;/authors&gt;&lt;/contributors&gt;&lt;titles&gt;&lt;title&gt;Hypertension care cascade in Nepal: findings from Nepal Demographic and Health Survey 2022&lt;/title&gt;&lt;secondary-title&gt;medRxiv&lt;/secondary-title&gt;&lt;/titles&gt;&lt;periodical&gt;&lt;full-title&gt;medRxiv&lt;/full-title&gt;&lt;/periodical&gt;&lt;pages&gt;2025.03. 10.25323662&lt;/pages&gt;&lt;dates&gt;&lt;year&gt;2025&lt;/year&gt;&lt;/dates&gt;&lt;urls&gt;&lt;/urls&gt;&lt;/record&gt;&lt;/Cite&gt;&lt;/EndNote&gt;</w:instrText>
      </w:r>
      <w:r w:rsidR="00BB3E73">
        <w:rPr>
          <w:rFonts w:ascii="Arial" w:hAnsi="Arial" w:cs="Arial"/>
        </w:rPr>
        <w:fldChar w:fldCharType="separate"/>
      </w:r>
      <w:r w:rsidR="001F6B31">
        <w:rPr>
          <w:rFonts w:ascii="Arial" w:hAnsi="Arial" w:cs="Arial"/>
          <w:noProof/>
        </w:rPr>
        <w:t>(23)</w:t>
      </w:r>
      <w:r w:rsidR="00BB3E73">
        <w:rPr>
          <w:rFonts w:ascii="Arial" w:hAnsi="Arial" w:cs="Arial"/>
        </w:rPr>
        <w:fldChar w:fldCharType="end"/>
      </w:r>
      <w:r w:rsidR="00BB3E73">
        <w:rPr>
          <w:rFonts w:ascii="Arial" w:hAnsi="Arial" w:cs="Arial"/>
        </w:rPr>
        <w:t>.</w:t>
      </w:r>
      <w:r w:rsidRPr="00A916D4">
        <w:rPr>
          <w:rFonts w:ascii="Arial" w:hAnsi="Arial" w:cs="Arial"/>
        </w:rPr>
        <w:t xml:space="preserve"> These figures represent a formidable gap from the 80-80-80 target and reflect well-documented structural barriers</w:t>
      </w:r>
      <w:r w:rsidR="00E87A38">
        <w:rPr>
          <w:rFonts w:ascii="Arial" w:hAnsi="Arial" w:cs="Arial"/>
        </w:rPr>
        <w:t>,</w:t>
      </w:r>
      <w:r w:rsidRPr="00A916D4">
        <w:rPr>
          <w:rFonts w:ascii="Arial" w:hAnsi="Arial" w:cs="Arial"/>
        </w:rPr>
        <w:t xml:space="preserve"> including limited primary care capacity, medicine availability, and out-of-pocket costs. Studies from </w:t>
      </w:r>
      <w:r w:rsidR="00E87A38">
        <w:rPr>
          <w:rFonts w:ascii="Arial" w:hAnsi="Arial" w:cs="Arial"/>
        </w:rPr>
        <w:t>low and middle income countries (</w:t>
      </w:r>
      <w:r w:rsidRPr="00A916D4">
        <w:rPr>
          <w:rFonts w:ascii="Arial" w:hAnsi="Arial" w:cs="Arial"/>
        </w:rPr>
        <w:t>LMICs</w:t>
      </w:r>
      <w:r w:rsidR="00E87A38">
        <w:rPr>
          <w:rFonts w:ascii="Arial" w:hAnsi="Arial" w:cs="Arial"/>
        </w:rPr>
        <w:t>)</w:t>
      </w:r>
      <w:r w:rsidRPr="00A916D4">
        <w:rPr>
          <w:rFonts w:ascii="Arial" w:hAnsi="Arial" w:cs="Arial"/>
        </w:rPr>
        <w:t xml:space="preserve"> indicate that antihypertensive medications cost more than 10% of a typical government worker's monthly salary, with only 7–26% availability of basic cardiovascular medicines in the public sector</w:t>
      </w:r>
      <w:r w:rsidR="00BB3E73">
        <w:rPr>
          <w:rFonts w:ascii="Arial" w:hAnsi="Arial" w:cs="Arial"/>
        </w:rPr>
        <w:t xml:space="preserve"> </w:t>
      </w:r>
      <w:r w:rsidR="00BB3E73">
        <w:rPr>
          <w:rFonts w:ascii="Arial" w:hAnsi="Arial" w:cs="Arial"/>
        </w:rPr>
        <w:fldChar w:fldCharType="begin"/>
      </w:r>
      <w:r w:rsidR="001F6B31">
        <w:rPr>
          <w:rFonts w:ascii="Arial" w:hAnsi="Arial" w:cs="Arial"/>
        </w:rPr>
        <w:instrText xml:space="preserve"> ADDIN EN.CITE &lt;EndNote&gt;&lt;Cite&gt;&lt;Author&gt;Cohn&lt;/Author&gt;&lt;Year&gt;2022&lt;/Year&gt;&lt;RecNum&gt;20&lt;/RecNum&gt;&lt;DisplayText&gt;(24)&lt;/DisplayText&gt;&lt;record&gt;&lt;rec-number&gt;20&lt;/rec-number&gt;&lt;foreign-keys&gt;&lt;key app="EN" db-id="svdzrtewozt50pe95zu50awjvvs99vpxds2w" timestamp="1776125703"&gt;20&lt;/key&gt;&lt;/foreign-keys&gt;&lt;ref-type name="Journal Article"&gt;17&lt;/ref-type&gt;&lt;contributors&gt;&lt;authors&gt;&lt;author&gt;Cohn, Jennifer&lt;/author&gt;&lt;author&gt;Bygrave, Helen&lt;/author&gt;&lt;author&gt;Roberts, Teri&lt;/author&gt;&lt;author&gt;Khan, Taskeen&lt;/author&gt;&lt;author&gt;Ojji, Dike&lt;/author&gt;&lt;author&gt;Ordunez, Pedro&lt;/author&gt;&lt;/authors&gt;&lt;/contributors&gt;&lt;titles&gt;&lt;title&gt;Addressing failures in achieving hypertension control in low-and middle-income settings through simplified treatment algorithms&lt;/title&gt;&lt;secondary-title&gt;Global Heart&lt;/secondary-title&gt;&lt;/titles&gt;&lt;periodical&gt;&lt;full-title&gt;Global Heart&lt;/full-title&gt;&lt;/periodical&gt;&lt;pages&gt;28&lt;/pages&gt;&lt;volume&gt;17&lt;/volume&gt;&lt;number&gt;1&lt;/number&gt;&lt;dates&gt;&lt;year&gt;2022&lt;/year&gt;&lt;/dates&gt;&lt;urls&gt;&lt;/urls&gt;&lt;/record&gt;&lt;/Cite&gt;&lt;/EndNote&gt;</w:instrText>
      </w:r>
      <w:r w:rsidR="00BB3E73">
        <w:rPr>
          <w:rFonts w:ascii="Arial" w:hAnsi="Arial" w:cs="Arial"/>
        </w:rPr>
        <w:fldChar w:fldCharType="separate"/>
      </w:r>
      <w:r w:rsidR="001F6B31">
        <w:rPr>
          <w:rFonts w:ascii="Arial" w:hAnsi="Arial" w:cs="Arial"/>
          <w:noProof/>
        </w:rPr>
        <w:t>(24)</w:t>
      </w:r>
      <w:r w:rsidR="00BB3E73">
        <w:rPr>
          <w:rFonts w:ascii="Arial" w:hAnsi="Arial" w:cs="Arial"/>
        </w:rPr>
        <w:fldChar w:fldCharType="end"/>
      </w:r>
      <w:r w:rsidR="00BB3E73">
        <w:rPr>
          <w:rFonts w:ascii="Arial" w:hAnsi="Arial" w:cs="Arial"/>
        </w:rPr>
        <w:t>.</w:t>
      </w:r>
      <w:r w:rsidRPr="00A916D4">
        <w:rPr>
          <w:rFonts w:ascii="Arial" w:hAnsi="Arial" w:cs="Arial"/>
        </w:rPr>
        <w:t xml:space="preserve"> The closest comparable LMIC modelling evidence comes from Indonesia, where estimates of gains in adult life expectancy from improving SBP control suggested that realistic hypertension interventions would likely produce more modest gains than theoretical </w:t>
      </w:r>
      <w:r w:rsidRPr="00A916D4">
        <w:rPr>
          <w:rFonts w:ascii="Arial" w:hAnsi="Arial" w:cs="Arial"/>
        </w:rPr>
        <w:lastRenderedPageBreak/>
        <w:t xml:space="preserve">optimal scenarios, underscoring the importance of comparing strategies and identifying cost-effective implementation </w:t>
      </w:r>
      <w:r w:rsidR="00E87A38">
        <w:rPr>
          <w:rFonts w:ascii="Arial" w:hAnsi="Arial" w:cs="Arial"/>
        </w:rPr>
        <w:t xml:space="preserve">pathways </w:t>
      </w:r>
      <w:r w:rsidR="00BB3E73">
        <w:rPr>
          <w:rFonts w:ascii="Arial" w:hAnsi="Arial" w:cs="Arial"/>
        </w:rPr>
        <w:fldChar w:fldCharType="begin"/>
      </w:r>
      <w:r w:rsidR="001F6B31">
        <w:rPr>
          <w:rFonts w:ascii="Arial" w:hAnsi="Arial" w:cs="Arial"/>
        </w:rPr>
        <w:instrText xml:space="preserve"> ADDIN EN.CITE &lt;EndNote&gt;&lt;Cite&gt;&lt;Author&gt;Sudharsanan&lt;/Author&gt;&lt;Year&gt;2019&lt;/Year&gt;&lt;RecNum&gt;21&lt;/RecNum&gt;&lt;DisplayText&gt;(25)&lt;/DisplayText&gt;&lt;record&gt;&lt;rec-number&gt;21&lt;/rec-number&gt;&lt;foreign-keys&gt;&lt;key app="EN" db-id="svdzrtewozt50pe95zu50awjvvs99vpxds2w" timestamp="1776125703"&gt;21&lt;/key&gt;&lt;/foreign-keys&gt;&lt;ref-type name="Journal Article"&gt;17&lt;/ref-type&gt;&lt;contributors&gt;&lt;authors&gt;&lt;author&gt;Sudharsanan, Nikkil&lt;/author&gt;&lt;/authors&gt;&lt;/contributors&gt;&lt;titles&gt;&lt;title&gt;Population-level mortality benefits of improved blood pressure control in Indonesia: a modelling study&lt;/title&gt;&lt;secondary-title&gt;International Journal of Epidemiology&lt;/secondary-title&gt;&lt;/titles&gt;&lt;periodical&gt;&lt;full-title&gt;International Journal of Epidemiology&lt;/full-title&gt;&lt;/periodical&gt;&lt;pages&gt;954-965&lt;/pages&gt;&lt;volume&gt;48&lt;/volume&gt;&lt;number&gt;3&lt;/number&gt;&lt;dates&gt;&lt;year&gt;2019&lt;/year&gt;&lt;/dates&gt;&lt;isbn&gt;0300-5771&lt;/isbn&gt;&lt;urls&gt;&lt;/urls&gt;&lt;/record&gt;&lt;/Cite&gt;&lt;/EndNote&gt;</w:instrText>
      </w:r>
      <w:r w:rsidR="00BB3E73">
        <w:rPr>
          <w:rFonts w:ascii="Arial" w:hAnsi="Arial" w:cs="Arial"/>
        </w:rPr>
        <w:fldChar w:fldCharType="separate"/>
      </w:r>
      <w:r w:rsidR="001F6B31">
        <w:rPr>
          <w:rFonts w:ascii="Arial" w:hAnsi="Arial" w:cs="Arial"/>
          <w:noProof/>
        </w:rPr>
        <w:t>(25)</w:t>
      </w:r>
      <w:r w:rsidR="00BB3E73">
        <w:rPr>
          <w:rFonts w:ascii="Arial" w:hAnsi="Arial" w:cs="Arial"/>
        </w:rPr>
        <w:fldChar w:fldCharType="end"/>
      </w:r>
      <w:r w:rsidR="00BB3E73">
        <w:rPr>
          <w:rFonts w:ascii="Arial" w:hAnsi="Arial" w:cs="Arial"/>
        </w:rPr>
        <w:t>.</w:t>
      </w:r>
      <w:r w:rsidRPr="00A916D4">
        <w:rPr>
          <w:rFonts w:ascii="Arial" w:hAnsi="Arial" w:cs="Arial"/>
        </w:rPr>
        <w:t xml:space="preserve"> A recent simulation across 44 LMICs found that greater health benefits accrued to the bottom wealth quintiles in countries with larger baseline disparities in hypertension management, and that </w:t>
      </w:r>
      <w:r w:rsidR="00E87A38">
        <w:rPr>
          <w:rFonts w:ascii="Arial" w:hAnsi="Arial" w:cs="Arial"/>
        </w:rPr>
        <w:t>LMICs</w:t>
      </w:r>
      <w:r w:rsidRPr="00A916D4">
        <w:rPr>
          <w:rFonts w:ascii="Arial" w:hAnsi="Arial" w:cs="Arial"/>
        </w:rPr>
        <w:t xml:space="preserve"> would see the greatest absolute benefits from improvements in the treatment </w:t>
      </w:r>
      <w:r w:rsidR="00BB3E73">
        <w:rPr>
          <w:rFonts w:ascii="Arial" w:hAnsi="Arial" w:cs="Arial"/>
        </w:rPr>
        <w:t xml:space="preserve">cascade </w:t>
      </w:r>
      <w:r w:rsidR="00BB3E73">
        <w:rPr>
          <w:rFonts w:ascii="Arial" w:hAnsi="Arial" w:cs="Arial"/>
        </w:rPr>
        <w:fldChar w:fldCharType="begin">
          <w:fldData xml:space="preserve">PEVuZE5vdGU+PENpdGU+PEF1dGhvcj5TdGVpbjwvQXV0aG9yPjxZZWFyPjIwMjQ8L1llYXI+PFJl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</w:fldData>
        </w:fldChar>
      </w:r>
      <w:r w:rsidR="001F6B31">
        <w:rPr>
          <w:rFonts w:ascii="Arial" w:hAnsi="Arial" w:cs="Arial"/>
        </w:rPr>
        <w:instrText xml:space="preserve"> ADDIN EN.CITE </w:instrText>
      </w:r>
      <w:r w:rsidR="001F6B31">
        <w:rPr>
          <w:rFonts w:ascii="Arial" w:hAnsi="Arial" w:cs="Arial"/>
        </w:rPr>
        <w:fldChar w:fldCharType="begin">
          <w:fldData xml:space="preserve">PEVuZE5vdGU+PENpdGU+PEF1dGhvcj5TdGVpbjwvQXV0aG9yPjxZZWFyPjIwMjQ8L1llYXI+PFJl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</w:fldData>
        </w:fldChar>
      </w:r>
      <w:r w:rsidR="001F6B31">
        <w:rPr>
          <w:rFonts w:ascii="Arial" w:hAnsi="Arial" w:cs="Arial"/>
        </w:rPr>
        <w:instrText xml:space="preserve"> ADDIN EN.CITE.DATA </w:instrText>
      </w:r>
      <w:r w:rsidR="001F6B31">
        <w:rPr>
          <w:rFonts w:ascii="Arial" w:hAnsi="Arial" w:cs="Arial"/>
        </w:rPr>
      </w:r>
      <w:r w:rsidR="001F6B31">
        <w:rPr>
          <w:rFonts w:ascii="Arial" w:hAnsi="Arial" w:cs="Arial"/>
        </w:rPr>
        <w:fldChar w:fldCharType="end"/>
      </w:r>
      <w:r w:rsidR="00BB3E73">
        <w:rPr>
          <w:rFonts w:ascii="Arial" w:hAnsi="Arial" w:cs="Arial"/>
        </w:rPr>
      </w:r>
      <w:r w:rsidR="00BB3E73">
        <w:rPr>
          <w:rFonts w:ascii="Arial" w:hAnsi="Arial" w:cs="Arial"/>
        </w:rPr>
        <w:fldChar w:fldCharType="separate"/>
      </w:r>
      <w:r w:rsidR="001F6B31">
        <w:rPr>
          <w:rFonts w:ascii="Arial" w:hAnsi="Arial" w:cs="Arial"/>
          <w:noProof/>
        </w:rPr>
        <w:t>(26, 27)</w:t>
      </w:r>
      <w:r w:rsidR="00BB3E73">
        <w:rPr>
          <w:rFonts w:ascii="Arial" w:hAnsi="Arial" w:cs="Arial"/>
        </w:rPr>
        <w:fldChar w:fldCharType="end"/>
      </w:r>
      <w:r w:rsidR="00BB3E73">
        <w:rPr>
          <w:rFonts w:ascii="Arial" w:hAnsi="Arial" w:cs="Arial"/>
        </w:rPr>
        <w:t>.</w:t>
      </w:r>
      <w:r w:rsidRPr="00A916D4">
        <w:rPr>
          <w:rFonts w:ascii="Arial" w:hAnsi="Arial" w:cs="Arial"/>
        </w:rPr>
        <w:t xml:space="preserve"> Our findings for Nepal </w:t>
      </w:r>
      <w:r w:rsidR="00BB3E73">
        <w:rPr>
          <w:rFonts w:ascii="Arial" w:hAnsi="Arial" w:cs="Arial"/>
        </w:rPr>
        <w:t>do</w:t>
      </w:r>
      <w:r w:rsidR="002E4FDB">
        <w:rPr>
          <w:rFonts w:ascii="Arial" w:hAnsi="Arial" w:cs="Arial"/>
        </w:rPr>
        <w:t xml:space="preserve"> echo</w:t>
      </w:r>
      <w:r w:rsidRPr="00A916D4">
        <w:rPr>
          <w:rFonts w:ascii="Arial" w:hAnsi="Arial" w:cs="Arial"/>
        </w:rPr>
        <w:t xml:space="preserve"> this pattern.</w:t>
      </w:r>
    </w:p>
    <w:p w14:paraId="4000C16A" w14:textId="65718242" w:rsidR="000A5DFD" w:rsidRPr="00A916D4" w:rsidRDefault="00BF26F3" w:rsidP="006B727D">
      <w:pPr>
        <w:spacing w:line="480" w:lineRule="auto"/>
        <w:rPr>
          <w:rFonts w:ascii="Arial" w:hAnsi="Arial" w:cs="Arial"/>
          <w:sz w:val="24"/>
          <w:szCs w:val="24"/>
        </w:rPr>
      </w:pPr>
      <w:r w:rsidRPr="00A916D4">
        <w:rPr>
          <w:rFonts w:ascii="Arial" w:hAnsi="Arial" w:cs="Arial"/>
          <w:sz w:val="24"/>
          <w:szCs w:val="24"/>
        </w:rPr>
        <w:t>D</w:t>
      </w:r>
      <w:r w:rsidR="001D5D46" w:rsidRPr="00A916D4">
        <w:rPr>
          <w:rFonts w:ascii="Arial" w:hAnsi="Arial" w:cs="Arial"/>
          <w:sz w:val="24"/>
          <w:szCs w:val="24"/>
        </w:rPr>
        <w:t xml:space="preserve">espite </w:t>
      </w:r>
      <w:r w:rsidR="00E87A38">
        <w:rPr>
          <w:rFonts w:ascii="Arial" w:hAnsi="Arial" w:cs="Arial"/>
          <w:sz w:val="24"/>
          <w:szCs w:val="24"/>
        </w:rPr>
        <w:t xml:space="preserve">the </w:t>
      </w:r>
      <w:r w:rsidR="001D5D46" w:rsidRPr="00A916D4">
        <w:rPr>
          <w:rFonts w:ascii="Arial" w:hAnsi="Arial" w:cs="Arial"/>
          <w:sz w:val="24"/>
          <w:szCs w:val="24"/>
        </w:rPr>
        <w:t xml:space="preserve">majority of hypertension related deaths </w:t>
      </w:r>
      <w:r w:rsidRPr="00A916D4">
        <w:rPr>
          <w:rFonts w:ascii="Arial" w:hAnsi="Arial" w:cs="Arial"/>
          <w:sz w:val="24"/>
          <w:szCs w:val="24"/>
        </w:rPr>
        <w:t xml:space="preserve">concentrated in </w:t>
      </w:r>
      <w:r w:rsidR="00E45EDF" w:rsidRPr="00A916D4">
        <w:rPr>
          <w:rFonts w:ascii="Arial" w:hAnsi="Arial" w:cs="Arial"/>
          <w:sz w:val="24"/>
          <w:szCs w:val="24"/>
        </w:rPr>
        <w:t>low-income</w:t>
      </w:r>
      <w:r w:rsidRPr="00A916D4">
        <w:rPr>
          <w:rFonts w:ascii="Arial" w:hAnsi="Arial" w:cs="Arial"/>
          <w:sz w:val="24"/>
          <w:szCs w:val="24"/>
        </w:rPr>
        <w:t xml:space="preserve"> countries,</w:t>
      </w:r>
      <w:r w:rsidR="002F1800" w:rsidRPr="00A916D4">
        <w:rPr>
          <w:rFonts w:ascii="Arial" w:hAnsi="Arial" w:cs="Arial"/>
          <w:sz w:val="24"/>
          <w:szCs w:val="24"/>
        </w:rPr>
        <w:t xml:space="preserve"> there are only </w:t>
      </w:r>
      <w:r w:rsidR="00E87A38">
        <w:rPr>
          <w:rFonts w:ascii="Arial" w:hAnsi="Arial" w:cs="Arial"/>
          <w:sz w:val="24"/>
          <w:szCs w:val="24"/>
        </w:rPr>
        <w:t xml:space="preserve">a </w:t>
      </w:r>
      <w:r w:rsidR="002F1800" w:rsidRPr="00A916D4">
        <w:rPr>
          <w:rFonts w:ascii="Arial" w:hAnsi="Arial" w:cs="Arial"/>
          <w:sz w:val="24"/>
          <w:szCs w:val="24"/>
        </w:rPr>
        <w:t xml:space="preserve">few studies estimating </w:t>
      </w:r>
      <w:r w:rsidR="00E87A38">
        <w:rPr>
          <w:rFonts w:ascii="Arial" w:hAnsi="Arial" w:cs="Arial"/>
          <w:sz w:val="24"/>
          <w:szCs w:val="24"/>
        </w:rPr>
        <w:t xml:space="preserve">the </w:t>
      </w:r>
      <w:r w:rsidR="002F1800" w:rsidRPr="00A916D4">
        <w:rPr>
          <w:rFonts w:ascii="Arial" w:hAnsi="Arial" w:cs="Arial"/>
          <w:sz w:val="24"/>
          <w:szCs w:val="24"/>
        </w:rPr>
        <w:t xml:space="preserve">health gains of broader public health </w:t>
      </w:r>
      <w:r w:rsidR="00E87A38">
        <w:rPr>
          <w:rFonts w:ascii="Arial" w:hAnsi="Arial" w:cs="Arial"/>
          <w:sz w:val="24"/>
          <w:szCs w:val="24"/>
        </w:rPr>
        <w:t>interventions</w:t>
      </w:r>
      <w:r w:rsidR="00E87A38" w:rsidRPr="00A916D4">
        <w:rPr>
          <w:rFonts w:ascii="Arial" w:hAnsi="Arial" w:cs="Arial"/>
          <w:sz w:val="24"/>
          <w:szCs w:val="24"/>
        </w:rPr>
        <w:t xml:space="preserve"> </w:t>
      </w:r>
      <w:r w:rsidR="002F1800" w:rsidRPr="00A916D4">
        <w:rPr>
          <w:rFonts w:ascii="Arial" w:hAnsi="Arial" w:cs="Arial"/>
          <w:sz w:val="24"/>
          <w:szCs w:val="24"/>
        </w:rPr>
        <w:t xml:space="preserve">in </w:t>
      </w:r>
      <w:r w:rsidR="00E45EDF" w:rsidRPr="00A916D4">
        <w:rPr>
          <w:rFonts w:ascii="Arial" w:hAnsi="Arial" w:cs="Arial"/>
          <w:sz w:val="24"/>
          <w:szCs w:val="24"/>
        </w:rPr>
        <w:t>this region</w:t>
      </w:r>
      <w:r w:rsidR="002F1800" w:rsidRPr="00A916D4">
        <w:rPr>
          <w:rFonts w:ascii="Arial" w:hAnsi="Arial" w:cs="Arial"/>
          <w:sz w:val="24"/>
          <w:szCs w:val="24"/>
        </w:rPr>
        <w:t xml:space="preserve">. </w:t>
      </w:r>
      <w:r w:rsidR="00435F63">
        <w:rPr>
          <w:rFonts w:ascii="Arial" w:hAnsi="Arial" w:cs="Arial"/>
          <w:sz w:val="24"/>
          <w:szCs w:val="24"/>
        </w:rPr>
        <w:t>This could be explained in terms of</w:t>
      </w:r>
      <w:r w:rsidR="00EF2A3F" w:rsidRPr="00A916D4">
        <w:rPr>
          <w:rFonts w:ascii="Arial" w:hAnsi="Arial" w:cs="Arial"/>
          <w:sz w:val="24"/>
          <w:szCs w:val="24"/>
        </w:rPr>
        <w:t xml:space="preserve"> </w:t>
      </w:r>
      <w:r w:rsidR="00E87A38">
        <w:rPr>
          <w:rFonts w:ascii="Arial" w:hAnsi="Arial" w:cs="Arial"/>
          <w:sz w:val="24"/>
          <w:szCs w:val="24"/>
        </w:rPr>
        <w:t xml:space="preserve">a </w:t>
      </w:r>
      <w:r w:rsidR="00EF2A3F" w:rsidRPr="00A916D4">
        <w:rPr>
          <w:rFonts w:ascii="Arial" w:hAnsi="Arial" w:cs="Arial"/>
          <w:sz w:val="24"/>
          <w:szCs w:val="24"/>
        </w:rPr>
        <w:t xml:space="preserve">sheer lack of simulation </w:t>
      </w:r>
      <w:r w:rsidR="00E87A38">
        <w:rPr>
          <w:rFonts w:ascii="Arial" w:hAnsi="Arial" w:cs="Arial"/>
          <w:sz w:val="24"/>
          <w:szCs w:val="24"/>
        </w:rPr>
        <w:t>models,</w:t>
      </w:r>
      <w:r w:rsidR="00E87A38" w:rsidRPr="00A916D4">
        <w:rPr>
          <w:rFonts w:ascii="Arial" w:hAnsi="Arial" w:cs="Arial"/>
          <w:sz w:val="24"/>
          <w:szCs w:val="24"/>
        </w:rPr>
        <w:t xml:space="preserve"> </w:t>
      </w:r>
      <w:r w:rsidR="00435F63">
        <w:rPr>
          <w:rFonts w:ascii="Arial" w:hAnsi="Arial" w:cs="Arial"/>
          <w:sz w:val="24"/>
          <w:szCs w:val="24"/>
        </w:rPr>
        <w:t xml:space="preserve">which </w:t>
      </w:r>
      <w:r w:rsidR="00EF2A3F" w:rsidRPr="00A916D4">
        <w:rPr>
          <w:rFonts w:ascii="Arial" w:hAnsi="Arial" w:cs="Arial"/>
          <w:sz w:val="24"/>
          <w:szCs w:val="24"/>
        </w:rPr>
        <w:t xml:space="preserve">supports our argument that technical and computing capacity </w:t>
      </w:r>
      <w:r w:rsidR="00435F63">
        <w:rPr>
          <w:rFonts w:ascii="Arial" w:hAnsi="Arial" w:cs="Arial"/>
          <w:sz w:val="24"/>
          <w:szCs w:val="24"/>
        </w:rPr>
        <w:t>remain a</w:t>
      </w:r>
      <w:r w:rsidR="00EF2A3F" w:rsidRPr="00A916D4">
        <w:rPr>
          <w:rFonts w:ascii="Arial" w:hAnsi="Arial" w:cs="Arial"/>
          <w:sz w:val="24"/>
          <w:szCs w:val="24"/>
        </w:rPr>
        <w:t xml:space="preserve"> hindering factor for wider use of simulation models</w:t>
      </w:r>
      <w:r w:rsidR="00BB3E73">
        <w:rPr>
          <w:rFonts w:ascii="Arial" w:hAnsi="Arial" w:cs="Arial"/>
          <w:sz w:val="24"/>
          <w:szCs w:val="24"/>
        </w:rPr>
        <w:t xml:space="preserve"> </w:t>
      </w:r>
      <w:r w:rsidR="00BB3E73">
        <w:rPr>
          <w:rFonts w:ascii="Arial" w:hAnsi="Arial" w:cs="Arial"/>
          <w:sz w:val="24"/>
          <w:szCs w:val="24"/>
        </w:rPr>
        <w:fldChar w:fldCharType="begin"/>
      </w:r>
      <w:r w:rsidR="001F6B31">
        <w:rPr>
          <w:rFonts w:ascii="Arial" w:hAnsi="Arial" w:cs="Arial"/>
          <w:sz w:val="24"/>
          <w:szCs w:val="24"/>
        </w:rPr>
        <w:instrText xml:space="preserve"> ADDIN EN.CITE &lt;EndNote&gt;&lt;Cite&gt;&lt;Author&gt;Mishra&lt;/Author&gt;&lt;Year&gt;2016&lt;/Year&gt;&lt;RecNum&gt;23&lt;/RecNum&gt;&lt;DisplayText&gt;(28)&lt;/DisplayText&gt;&lt;record&gt;&lt;rec-number&gt;23&lt;/rec-number&gt;&lt;foreign-keys&gt;&lt;key app="EN" db-id="svdzrtewozt50pe95zu50awjvvs99vpxds2w" timestamp="1776125703"&gt;23&lt;/key&gt;&lt;/foreign-keys&gt;&lt;ref-type name="Journal Article"&gt;17&lt;/ref-type&gt;&lt;contributors&gt;&lt;authors&gt;&lt;author&gt;Mishra, Shiva Raj&lt;/author&gt;&lt;author&gt;Sharma, Abhishek&lt;/author&gt;&lt;author&gt;Kaplan, Warren A&lt;/author&gt;&lt;author&gt;Adhikari, Bipin&lt;/author&gt;&lt;author&gt;Neupane, Dinesh&lt;/author&gt;&lt;/authors&gt;&lt;/contributors&gt;&lt;titles&gt;&lt;title&gt;Liberating data to combat NCDs&lt;/title&gt;&lt;secondary-title&gt;The Lancet Diabetes &amp;amp; Endocrinology&lt;/secondary-title&gt;&lt;/titles&gt;&lt;periodical&gt;&lt;full-title&gt;The Lancet Diabetes &amp;amp; Endocrinology&lt;/full-title&gt;&lt;/periodical&gt;&lt;pages&gt;482-483&lt;/pages&gt;&lt;volume&gt;4&lt;/volume&gt;&lt;number&gt;6&lt;/number&gt;&lt;dates&gt;&lt;year&gt;2016&lt;/year&gt;&lt;/dates&gt;&lt;isbn&gt;2213-8587&lt;/isbn&gt;&lt;urls&gt;&lt;/urls&gt;&lt;/record&gt;&lt;/Cite&gt;&lt;/EndNote&gt;</w:instrText>
      </w:r>
      <w:r w:rsidR="00BB3E73">
        <w:rPr>
          <w:rFonts w:ascii="Arial" w:hAnsi="Arial" w:cs="Arial"/>
          <w:sz w:val="24"/>
          <w:szCs w:val="24"/>
        </w:rPr>
        <w:fldChar w:fldCharType="separate"/>
      </w:r>
      <w:r w:rsidR="001F6B31">
        <w:rPr>
          <w:rFonts w:ascii="Arial" w:hAnsi="Arial" w:cs="Arial"/>
          <w:noProof/>
          <w:sz w:val="24"/>
          <w:szCs w:val="24"/>
        </w:rPr>
        <w:t>(28)</w:t>
      </w:r>
      <w:r w:rsidR="00BB3E73">
        <w:rPr>
          <w:rFonts w:ascii="Arial" w:hAnsi="Arial" w:cs="Arial"/>
          <w:sz w:val="24"/>
          <w:szCs w:val="24"/>
        </w:rPr>
        <w:fldChar w:fldCharType="end"/>
      </w:r>
      <w:r w:rsidR="00BB3E73">
        <w:rPr>
          <w:rFonts w:ascii="Arial" w:hAnsi="Arial" w:cs="Arial"/>
          <w:sz w:val="24"/>
          <w:szCs w:val="24"/>
        </w:rPr>
        <w:t>.</w:t>
      </w:r>
      <w:r w:rsidR="00EF2A3F" w:rsidRPr="00A916D4">
        <w:rPr>
          <w:rFonts w:ascii="Arial" w:hAnsi="Arial" w:cs="Arial"/>
          <w:sz w:val="24"/>
          <w:szCs w:val="24"/>
        </w:rPr>
        <w:t xml:space="preserve"> </w:t>
      </w:r>
      <w:r w:rsidR="00E53EBC" w:rsidRPr="00A916D4">
        <w:rPr>
          <w:rFonts w:ascii="Arial" w:hAnsi="Arial" w:cs="Arial"/>
          <w:sz w:val="24"/>
          <w:szCs w:val="24"/>
        </w:rPr>
        <w:t xml:space="preserve">This is </w:t>
      </w:r>
      <w:r w:rsidR="008E6410" w:rsidRPr="00A916D4">
        <w:rPr>
          <w:rFonts w:ascii="Arial" w:hAnsi="Arial" w:cs="Arial"/>
          <w:sz w:val="24"/>
          <w:szCs w:val="24"/>
        </w:rPr>
        <w:t>among the first such studies conducted in</w:t>
      </w:r>
      <w:r w:rsidR="00E53EBC" w:rsidRPr="00A916D4">
        <w:rPr>
          <w:rFonts w:ascii="Arial" w:hAnsi="Arial" w:cs="Arial"/>
          <w:sz w:val="24"/>
          <w:szCs w:val="24"/>
        </w:rPr>
        <w:t xml:space="preserve"> </w:t>
      </w:r>
      <w:r w:rsidR="00E87A38">
        <w:rPr>
          <w:rFonts w:ascii="Arial" w:hAnsi="Arial" w:cs="Arial"/>
          <w:sz w:val="24"/>
          <w:szCs w:val="24"/>
        </w:rPr>
        <w:t xml:space="preserve">a </w:t>
      </w:r>
      <w:r w:rsidR="00E53EBC" w:rsidRPr="00A916D4">
        <w:rPr>
          <w:rFonts w:ascii="Arial" w:hAnsi="Arial" w:cs="Arial"/>
          <w:sz w:val="24"/>
          <w:szCs w:val="24"/>
        </w:rPr>
        <w:t>low-income country like Nepal</w:t>
      </w:r>
      <w:r w:rsidR="00EF2A3F" w:rsidRPr="00A916D4">
        <w:rPr>
          <w:rFonts w:ascii="Arial" w:hAnsi="Arial" w:cs="Arial"/>
          <w:sz w:val="24"/>
          <w:szCs w:val="24"/>
        </w:rPr>
        <w:t xml:space="preserve">, and </w:t>
      </w:r>
      <w:r w:rsidR="00E87A38">
        <w:rPr>
          <w:rFonts w:ascii="Arial" w:hAnsi="Arial" w:cs="Arial"/>
          <w:sz w:val="24"/>
          <w:szCs w:val="24"/>
        </w:rPr>
        <w:t xml:space="preserve">a </w:t>
      </w:r>
      <w:r w:rsidR="00EF2A3F" w:rsidRPr="00A916D4">
        <w:rPr>
          <w:rFonts w:ascii="Arial" w:hAnsi="Arial" w:cs="Arial"/>
          <w:sz w:val="24"/>
          <w:szCs w:val="24"/>
        </w:rPr>
        <w:t xml:space="preserve">clearly important step </w:t>
      </w:r>
      <w:r w:rsidR="00381B87" w:rsidRPr="00A916D4">
        <w:rPr>
          <w:rFonts w:ascii="Arial" w:hAnsi="Arial" w:cs="Arial"/>
          <w:sz w:val="24"/>
          <w:szCs w:val="24"/>
        </w:rPr>
        <w:t xml:space="preserve">in advancing this methodology in </w:t>
      </w:r>
      <w:r w:rsidR="00BD6CC0" w:rsidRPr="00A916D4">
        <w:rPr>
          <w:rFonts w:ascii="Arial" w:hAnsi="Arial" w:cs="Arial"/>
          <w:sz w:val="24"/>
          <w:szCs w:val="24"/>
        </w:rPr>
        <w:t>low-income</w:t>
      </w:r>
      <w:r w:rsidR="00381B87" w:rsidRPr="00A916D4">
        <w:rPr>
          <w:rFonts w:ascii="Arial" w:hAnsi="Arial" w:cs="Arial"/>
          <w:sz w:val="24"/>
          <w:szCs w:val="24"/>
        </w:rPr>
        <w:t xml:space="preserve"> setting</w:t>
      </w:r>
      <w:r w:rsidR="00E53EBC" w:rsidRPr="00A916D4">
        <w:rPr>
          <w:rFonts w:ascii="Arial" w:hAnsi="Arial" w:cs="Arial"/>
          <w:sz w:val="24"/>
          <w:szCs w:val="24"/>
        </w:rPr>
        <w:t xml:space="preserve">. </w:t>
      </w:r>
    </w:p>
    <w:p w14:paraId="7426E284" w14:textId="77777777" w:rsidR="00A916D4" w:rsidRDefault="00A916D4" w:rsidP="006B727D">
      <w:pPr>
        <w:spacing w:after="0" w:line="480" w:lineRule="auto"/>
        <w:rPr>
          <w:rFonts w:ascii="Arial" w:hAnsi="Arial" w:cs="Arial"/>
          <w:i/>
          <w:iCs/>
          <w:sz w:val="24"/>
          <w:szCs w:val="24"/>
        </w:rPr>
      </w:pPr>
      <w:r>
        <w:rPr>
          <w:rFonts w:ascii="Arial" w:hAnsi="Arial" w:cs="Arial"/>
          <w:i/>
          <w:iCs/>
          <w:sz w:val="24"/>
          <w:szCs w:val="24"/>
        </w:rPr>
        <w:t>Policy implications</w:t>
      </w:r>
    </w:p>
    <w:p w14:paraId="7F65558D" w14:textId="2D7FB949" w:rsidR="00A916D4" w:rsidRPr="00EC43FF" w:rsidRDefault="00A916D4" w:rsidP="006B727D">
      <w:pPr>
        <w:spacing w:line="480" w:lineRule="auto"/>
        <w:rPr>
          <w:rFonts w:ascii="Arial" w:hAnsi="Arial" w:cs="Arial"/>
          <w:sz w:val="24"/>
          <w:szCs w:val="24"/>
        </w:rPr>
      </w:pPr>
      <w:r w:rsidRPr="00BD6CC0">
        <w:rPr>
          <w:rFonts w:ascii="Arial" w:hAnsi="Arial" w:cs="Arial"/>
          <w:sz w:val="24"/>
          <w:szCs w:val="24"/>
        </w:rPr>
        <w:t xml:space="preserve">These findings have direct relevance for Nepal's national NCD strategy and health financing priorities. The substantial modelled HALY </w:t>
      </w:r>
      <w:r w:rsidR="00B821F9" w:rsidRPr="00BD6CC0">
        <w:rPr>
          <w:rFonts w:ascii="Arial" w:hAnsi="Arial" w:cs="Arial"/>
          <w:sz w:val="24"/>
          <w:szCs w:val="24"/>
        </w:rPr>
        <w:t>gains</w:t>
      </w:r>
      <w:r w:rsidR="00E87A38">
        <w:rPr>
          <w:rFonts w:ascii="Arial" w:hAnsi="Arial" w:cs="Arial"/>
          <w:sz w:val="24"/>
          <w:szCs w:val="24"/>
        </w:rPr>
        <w:t>,</w:t>
      </w:r>
      <w:r w:rsidR="00B821F9" w:rsidRPr="00BD6CC0">
        <w:rPr>
          <w:rFonts w:ascii="Arial" w:hAnsi="Arial" w:cs="Arial"/>
          <w:sz w:val="24"/>
          <w:szCs w:val="24"/>
        </w:rPr>
        <w:t xml:space="preserve"> particularly</w:t>
      </w:r>
      <w:r w:rsidRPr="00BD6CC0">
        <w:rPr>
          <w:rFonts w:ascii="Arial" w:hAnsi="Arial" w:cs="Arial"/>
          <w:sz w:val="24"/>
          <w:szCs w:val="24"/>
        </w:rPr>
        <w:t xml:space="preserve"> under the 80-80-80 </w:t>
      </w:r>
      <w:r w:rsidR="00E87A38">
        <w:rPr>
          <w:rFonts w:ascii="Arial" w:hAnsi="Arial" w:cs="Arial"/>
          <w:sz w:val="24"/>
          <w:szCs w:val="24"/>
        </w:rPr>
        <w:t xml:space="preserve">targets </w:t>
      </w:r>
      <w:r w:rsidRPr="00BD6CC0">
        <w:rPr>
          <w:rFonts w:ascii="Arial" w:hAnsi="Arial" w:cs="Arial"/>
          <w:sz w:val="24"/>
          <w:szCs w:val="24"/>
        </w:rPr>
        <w:t>and SBP &lt;130 mmHg scenarios</w:t>
      </w:r>
      <w:r w:rsidR="00E87A38">
        <w:rPr>
          <w:rFonts w:ascii="Arial" w:hAnsi="Arial" w:cs="Arial"/>
          <w:sz w:val="24"/>
          <w:szCs w:val="24"/>
        </w:rPr>
        <w:t>,</w:t>
      </w:r>
      <w:r w:rsidRPr="00BD6CC0">
        <w:rPr>
          <w:rFonts w:ascii="Arial" w:hAnsi="Arial" w:cs="Arial"/>
          <w:sz w:val="24"/>
          <w:szCs w:val="24"/>
        </w:rPr>
        <w:t xml:space="preserve"> </w:t>
      </w:r>
      <w:r w:rsidR="00F3361E">
        <w:rPr>
          <w:rFonts w:ascii="Arial" w:hAnsi="Arial" w:cs="Arial"/>
          <w:sz w:val="24"/>
          <w:szCs w:val="24"/>
        </w:rPr>
        <w:t xml:space="preserve">highlight the sheer ‘opportunity cost’ </w:t>
      </w:r>
      <w:r w:rsidR="00FC7210">
        <w:rPr>
          <w:rFonts w:ascii="Arial" w:hAnsi="Arial" w:cs="Arial"/>
          <w:sz w:val="24"/>
          <w:szCs w:val="24"/>
        </w:rPr>
        <w:t>of</w:t>
      </w:r>
      <w:r w:rsidRPr="00BD6CC0">
        <w:rPr>
          <w:rFonts w:ascii="Arial" w:hAnsi="Arial" w:cs="Arial"/>
          <w:sz w:val="24"/>
          <w:szCs w:val="24"/>
        </w:rPr>
        <w:t xml:space="preserve"> </w:t>
      </w:r>
      <w:r w:rsidRPr="00E87A38">
        <w:rPr>
          <w:rFonts w:ascii="Arial" w:hAnsi="Arial" w:cs="Arial"/>
          <w:sz w:val="24"/>
          <w:szCs w:val="24"/>
        </w:rPr>
        <w:t xml:space="preserve">inaction and can inform </w:t>
      </w:r>
      <w:r w:rsidR="007118E8" w:rsidRPr="00E87A38">
        <w:rPr>
          <w:rFonts w:ascii="Arial" w:hAnsi="Arial" w:cs="Arial"/>
          <w:sz w:val="24"/>
          <w:szCs w:val="24"/>
        </w:rPr>
        <w:t xml:space="preserve">the </w:t>
      </w:r>
      <w:r w:rsidR="00AF1701" w:rsidRPr="00BF0545">
        <w:rPr>
          <w:rFonts w:ascii="Arial" w:hAnsi="Arial" w:cs="Arial"/>
          <w:sz w:val="24"/>
          <w:szCs w:val="24"/>
        </w:rPr>
        <w:t>Multisectoral Action Plan for the Prevention and Control of NCDs</w:t>
      </w:r>
      <w:r w:rsidR="00AA41C3" w:rsidRPr="00BF0545">
        <w:rPr>
          <w:rFonts w:ascii="Arial" w:hAnsi="Arial" w:cs="Arial"/>
          <w:sz w:val="24"/>
          <w:szCs w:val="24"/>
        </w:rPr>
        <w:t xml:space="preserve"> </w:t>
      </w:r>
      <w:r w:rsidR="00FC7210" w:rsidRPr="00BF0545">
        <w:rPr>
          <w:rFonts w:ascii="Arial" w:hAnsi="Arial" w:cs="Arial"/>
          <w:sz w:val="24"/>
          <w:szCs w:val="24"/>
        </w:rPr>
        <w:t>(</w:t>
      </w:r>
      <w:r w:rsidR="00AA41C3" w:rsidRPr="00BF0545">
        <w:rPr>
          <w:rFonts w:ascii="Arial" w:hAnsi="Arial" w:cs="Arial"/>
          <w:sz w:val="24"/>
          <w:szCs w:val="24"/>
        </w:rPr>
        <w:t>2026-2030</w:t>
      </w:r>
      <w:r w:rsidR="00FC7210" w:rsidRPr="00BF0545">
        <w:rPr>
          <w:rFonts w:ascii="Arial" w:hAnsi="Arial" w:cs="Arial"/>
          <w:sz w:val="24"/>
          <w:szCs w:val="24"/>
        </w:rPr>
        <w:t>)</w:t>
      </w:r>
      <w:r w:rsidR="00AA41C3" w:rsidRPr="00BF0545">
        <w:rPr>
          <w:rFonts w:ascii="Arial" w:hAnsi="Arial" w:cs="Arial"/>
          <w:sz w:val="24"/>
          <w:szCs w:val="24"/>
        </w:rPr>
        <w:t>, a</w:t>
      </w:r>
      <w:r w:rsidR="00FC7210" w:rsidRPr="00BF0545">
        <w:rPr>
          <w:rFonts w:ascii="Arial" w:hAnsi="Arial" w:cs="Arial"/>
          <w:sz w:val="24"/>
          <w:szCs w:val="24"/>
        </w:rPr>
        <w:t xml:space="preserve"> landmark</w:t>
      </w:r>
      <w:r w:rsidR="00AA41C3" w:rsidRPr="00BF0545">
        <w:rPr>
          <w:rFonts w:ascii="Arial" w:hAnsi="Arial" w:cs="Arial"/>
          <w:sz w:val="24"/>
          <w:szCs w:val="24"/>
        </w:rPr>
        <w:t xml:space="preserve"> policy initiative to curb </w:t>
      </w:r>
      <w:r w:rsidR="00E87A38">
        <w:rPr>
          <w:rFonts w:ascii="Arial" w:hAnsi="Arial" w:cs="Arial"/>
          <w:sz w:val="24"/>
          <w:szCs w:val="24"/>
        </w:rPr>
        <w:t xml:space="preserve">the </w:t>
      </w:r>
      <w:r w:rsidR="00AA41C3" w:rsidRPr="00BF0545">
        <w:rPr>
          <w:rFonts w:ascii="Arial" w:hAnsi="Arial" w:cs="Arial"/>
          <w:sz w:val="24"/>
          <w:szCs w:val="24"/>
        </w:rPr>
        <w:t>growing burden of NCDs</w:t>
      </w:r>
      <w:r w:rsidR="00FC7210" w:rsidRPr="00BF0545">
        <w:rPr>
          <w:rFonts w:ascii="Arial" w:hAnsi="Arial" w:cs="Arial"/>
          <w:sz w:val="24"/>
          <w:szCs w:val="24"/>
        </w:rPr>
        <w:t xml:space="preserve"> in Nepal</w:t>
      </w:r>
      <w:r w:rsidRPr="00BD6CC0">
        <w:rPr>
          <w:rFonts w:ascii="Arial" w:hAnsi="Arial" w:cs="Arial"/>
          <w:sz w:val="24"/>
          <w:szCs w:val="24"/>
        </w:rPr>
        <w:t xml:space="preserve"> </w:t>
      </w:r>
      <w:r w:rsidR="00BB3E73">
        <w:rPr>
          <w:rFonts w:ascii="Arial" w:hAnsi="Arial" w:cs="Arial"/>
          <w:sz w:val="24"/>
          <w:szCs w:val="24"/>
        </w:rPr>
        <w:fldChar w:fldCharType="begin"/>
      </w:r>
      <w:r w:rsidR="001F6B31">
        <w:rPr>
          <w:rFonts w:ascii="Arial" w:hAnsi="Arial" w:cs="Arial"/>
          <w:sz w:val="24"/>
          <w:szCs w:val="24"/>
        </w:rPr>
        <w:instrText xml:space="preserve"> ADDIN EN.CITE &lt;EndNote&gt;&lt;Cite&gt;&lt;Author&gt;World Health Organisation&lt;/Author&gt;&lt;Year&gt;2025&lt;/Year&gt;&lt;RecNum&gt;24&lt;/RecNum&gt;&lt;DisplayText&gt;(29)&lt;/DisplayText&gt;&lt;record&gt;&lt;rec-number&gt;24&lt;/rec-number&gt;&lt;foreign-keys&gt;&lt;key app="EN" db-id="svdzrtewozt50pe95zu50awjvvs99vpxds2w" timestamp="1776125703"&gt;24&lt;/key&gt;&lt;/foreign-keys&gt;&lt;ref-type name="Web Page"&gt;12&lt;/ref-type&gt;&lt;contributors&gt;&lt;authors&gt;&lt;author&gt;World Health Organisation,&lt;/author&gt;&lt;/authors&gt;&lt;/contributors&gt;&lt;titles&gt;&lt;title&gt;Multisectoral Action for NCD prevention and control&lt;/title&gt;&lt;/titles&gt;&lt;dates&gt;&lt;year&gt;2025&lt;/year&gt;&lt;/dates&gt;&lt;urls&gt;&lt;related-urls&gt;&lt;url&gt;https://www.knowledge-action-portal.com/en/content/multisectoral-action-ncd-prevention-and-controlMultisectoral Action for NCD prevention and control&lt;/url&gt;&lt;/related-urls&gt;&lt;/urls&gt;&lt;/record&gt;&lt;/Cite&gt;&lt;/EndNote&gt;</w:instrText>
      </w:r>
      <w:r w:rsidR="00BB3E73">
        <w:rPr>
          <w:rFonts w:ascii="Arial" w:hAnsi="Arial" w:cs="Arial"/>
          <w:sz w:val="24"/>
          <w:szCs w:val="24"/>
        </w:rPr>
        <w:fldChar w:fldCharType="separate"/>
      </w:r>
      <w:r w:rsidR="001F6B31">
        <w:rPr>
          <w:rFonts w:ascii="Arial" w:hAnsi="Arial" w:cs="Arial"/>
          <w:noProof/>
          <w:sz w:val="24"/>
          <w:szCs w:val="24"/>
        </w:rPr>
        <w:t>(29)</w:t>
      </w:r>
      <w:r w:rsidR="00BB3E73">
        <w:rPr>
          <w:rFonts w:ascii="Arial" w:hAnsi="Arial" w:cs="Arial"/>
          <w:sz w:val="24"/>
          <w:szCs w:val="24"/>
        </w:rPr>
        <w:fldChar w:fldCharType="end"/>
      </w:r>
      <w:r w:rsidR="00BB3E73">
        <w:rPr>
          <w:rFonts w:ascii="Arial" w:hAnsi="Arial" w:cs="Arial"/>
          <w:sz w:val="24"/>
          <w:szCs w:val="24"/>
        </w:rPr>
        <w:t>.</w:t>
      </w:r>
      <w:r w:rsidR="00CC1D6A">
        <w:rPr>
          <w:rFonts w:ascii="Arial" w:hAnsi="Arial" w:cs="Arial"/>
          <w:sz w:val="24"/>
          <w:szCs w:val="24"/>
        </w:rPr>
        <w:t xml:space="preserve"> </w:t>
      </w:r>
      <w:r w:rsidRPr="00BD6CC0">
        <w:rPr>
          <w:rFonts w:ascii="Arial" w:hAnsi="Arial" w:cs="Arial"/>
          <w:sz w:val="24"/>
          <w:szCs w:val="24"/>
        </w:rPr>
        <w:t xml:space="preserve">Although we did not stratify health gains by socioeconomic status in the current analysis, </w:t>
      </w:r>
      <w:r w:rsidR="00AC6D2B">
        <w:rPr>
          <w:rFonts w:ascii="Arial" w:hAnsi="Arial" w:cs="Arial"/>
          <w:sz w:val="24"/>
          <w:szCs w:val="24"/>
        </w:rPr>
        <w:t>s</w:t>
      </w:r>
      <w:r w:rsidR="00AC6D2B" w:rsidRPr="00BD6CC0">
        <w:rPr>
          <w:rFonts w:ascii="Arial" w:hAnsi="Arial" w:cs="Arial"/>
          <w:sz w:val="24"/>
          <w:szCs w:val="24"/>
        </w:rPr>
        <w:t>ocioeconomic inequalities in hypertension awareness, treatment, and control are pronounced in Nepal: those in the wealthiest category are 5.1 times more likely to receive treatment than those in the poorest category</w:t>
      </w:r>
      <w:r w:rsidR="00BB3E73">
        <w:rPr>
          <w:rFonts w:ascii="Arial" w:hAnsi="Arial" w:cs="Arial"/>
          <w:sz w:val="24"/>
          <w:szCs w:val="24"/>
        </w:rPr>
        <w:fldChar w:fldCharType="begin"/>
      </w:r>
      <w:r w:rsidR="00AB3E56">
        <w:rPr>
          <w:rFonts w:ascii="Arial" w:hAnsi="Arial" w:cs="Arial"/>
          <w:sz w:val="24"/>
          <w:szCs w:val="24"/>
        </w:rPr>
        <w:instrText xml:space="preserve"> ADDIN EN.CITE &lt;EndNote&gt;&lt;Cite&gt;&lt;Author&gt;Mishra&lt;/Author&gt;&lt;Year&gt;2019&lt;/Year&gt;&lt;RecNum&gt;17&lt;/RecNum&gt;&lt;DisplayText&gt;(9)&lt;/DisplayText&gt;&lt;record&gt;&lt;rec-number&gt;17&lt;/rec-number&gt;&lt;foreign-keys&gt;&lt;key app="EN" db-id="svdzrtewozt50pe95zu50awjvvs99vpxds2w" timestamp="1776125703"&gt;17&lt;/key&gt;&lt;/foreign-keys&gt;&lt;ref-type name="Journal Article"&gt;17&lt;/ref-type&gt;&lt;contributors&gt;&lt;authors&gt;&lt;author&gt;Mishra, Shiva Raj&lt;/author&gt;&lt;author&gt;Ghimire, Saruna&lt;/author&gt;&lt;author&gt;Shrestha, Nipun&lt;/author&gt;&lt;author&gt;Shrestha, Archana&lt;/author&gt;&lt;author&gt;Virani, Salim S&lt;/author&gt;&lt;/authors&gt;&lt;/contributors&gt;&lt;titles&gt;&lt;title&gt;Socio-economic inequalities in hypertension burden and cascade of services: nationwide cross-sectional study in Nepal&lt;/title&gt;&lt;secondary-title&gt;Journal of human hypertension&lt;/secondary-title&gt;&lt;/titles&gt;&lt;periodical&gt;&lt;full-title&gt;Journal of human hypertension&lt;/full-title&gt;&lt;/periodical&gt;&lt;pages&gt;613-625&lt;/pages&gt;&lt;volume&gt;33&lt;/volume&gt;&lt;number&gt;8&lt;/number&gt;&lt;dates&gt;&lt;year&gt;2019&lt;/year&gt;&lt;/dates&gt;&lt;isbn&gt;0950-9240&lt;/isbn&gt;&lt;urls&gt;&lt;/urls&gt;&lt;/record&gt;&lt;/Cite&gt;&lt;/EndNote&gt;</w:instrText>
      </w:r>
      <w:r w:rsidR="00BB3E73">
        <w:rPr>
          <w:rFonts w:ascii="Arial" w:hAnsi="Arial" w:cs="Arial"/>
          <w:sz w:val="24"/>
          <w:szCs w:val="24"/>
        </w:rPr>
        <w:fldChar w:fldCharType="separate"/>
      </w:r>
      <w:r w:rsidR="00AB3E56">
        <w:rPr>
          <w:rFonts w:ascii="Arial" w:hAnsi="Arial" w:cs="Arial"/>
          <w:noProof/>
          <w:sz w:val="24"/>
          <w:szCs w:val="24"/>
        </w:rPr>
        <w:t>(9)</w:t>
      </w:r>
      <w:r w:rsidR="00BB3E73">
        <w:rPr>
          <w:rFonts w:ascii="Arial" w:hAnsi="Arial" w:cs="Arial"/>
          <w:sz w:val="24"/>
          <w:szCs w:val="24"/>
        </w:rPr>
        <w:fldChar w:fldCharType="end"/>
      </w:r>
      <w:r w:rsidR="00AC6D2B">
        <w:rPr>
          <w:rFonts w:ascii="Arial" w:hAnsi="Arial" w:cs="Arial"/>
          <w:sz w:val="24"/>
          <w:szCs w:val="24"/>
        </w:rPr>
        <w:t xml:space="preserve">, </w:t>
      </w:r>
      <w:r w:rsidR="00E87A38">
        <w:rPr>
          <w:rFonts w:ascii="Arial" w:hAnsi="Arial" w:cs="Arial"/>
          <w:sz w:val="24"/>
          <w:szCs w:val="24"/>
        </w:rPr>
        <w:t>Therefore,</w:t>
      </w:r>
      <w:r w:rsidR="00AC6D2B" w:rsidRPr="00BD6CC0">
        <w:rPr>
          <w:rFonts w:ascii="Arial" w:hAnsi="Arial" w:cs="Arial"/>
          <w:sz w:val="24"/>
          <w:szCs w:val="24"/>
        </w:rPr>
        <w:t xml:space="preserve"> </w:t>
      </w:r>
      <w:r w:rsidRPr="00BD6CC0">
        <w:rPr>
          <w:rFonts w:ascii="Arial" w:hAnsi="Arial" w:cs="Arial"/>
          <w:sz w:val="24"/>
          <w:szCs w:val="24"/>
        </w:rPr>
        <w:t xml:space="preserve">this represents </w:t>
      </w:r>
      <w:r w:rsidRPr="00EC43FF">
        <w:rPr>
          <w:rFonts w:ascii="Arial" w:hAnsi="Arial" w:cs="Arial"/>
          <w:sz w:val="24"/>
          <w:szCs w:val="24"/>
        </w:rPr>
        <w:t xml:space="preserve">an important priority for future work. </w:t>
      </w:r>
    </w:p>
    <w:p w14:paraId="38DA5393" w14:textId="5DDCA71E" w:rsidR="002D4A06" w:rsidRPr="00EC43FF" w:rsidRDefault="00C4758B" w:rsidP="006B727D">
      <w:pPr>
        <w:spacing w:after="0" w:line="480" w:lineRule="auto"/>
        <w:rPr>
          <w:rFonts w:ascii="Arial" w:hAnsi="Arial" w:cs="Arial"/>
          <w:sz w:val="24"/>
          <w:szCs w:val="24"/>
        </w:rPr>
      </w:pPr>
      <w:r w:rsidRPr="00EC43FF">
        <w:rPr>
          <w:rFonts w:ascii="Arial" w:hAnsi="Arial" w:cs="Arial"/>
          <w:sz w:val="24"/>
          <w:szCs w:val="24"/>
        </w:rPr>
        <w:lastRenderedPageBreak/>
        <w:t>The WHO HEARTS technical package offers a promising implementation framework for scaling hypertension control in LMICs</w:t>
      </w:r>
      <w:r w:rsidR="00BB3E73">
        <w:rPr>
          <w:rFonts w:ascii="Arial" w:hAnsi="Arial" w:cs="Arial"/>
          <w:sz w:val="24"/>
          <w:szCs w:val="24"/>
        </w:rPr>
        <w:t xml:space="preserve"> </w:t>
      </w:r>
      <w:r w:rsidR="00BB3E73">
        <w:rPr>
          <w:rFonts w:ascii="Arial" w:hAnsi="Arial" w:cs="Arial"/>
          <w:sz w:val="24"/>
          <w:szCs w:val="24"/>
        </w:rPr>
        <w:fldChar w:fldCharType="begin"/>
      </w:r>
      <w:r w:rsidR="001F6B31">
        <w:rPr>
          <w:rFonts w:ascii="Arial" w:hAnsi="Arial" w:cs="Arial"/>
          <w:sz w:val="24"/>
          <w:szCs w:val="24"/>
        </w:rPr>
        <w:instrText xml:space="preserve"> ADDIN EN.CITE &lt;EndNote&gt;&lt;Cite&gt;&lt;Author&gt;Moran&lt;/Author&gt;&lt;Year&gt;2023&lt;/Year&gt;&lt;RecNum&gt;25&lt;/RecNum&gt;&lt;DisplayText&gt;(30)&lt;/DisplayText&gt;&lt;record&gt;&lt;rec-number&gt;25&lt;/rec-number&gt;&lt;foreign-keys&gt;&lt;key app="EN" db-id="svdzrtewozt50pe95zu50awjvvs99vpxds2w" timestamp="1776125703"&gt;25&lt;/key&gt;&lt;/foreign-keys&gt;&lt;ref-type name="Journal Article"&gt;17&lt;/ref-type&gt;&lt;contributors&gt;&lt;authors&gt;&lt;author&gt;Moran, Andrew E&lt;/author&gt;&lt;author&gt;Gupta, Reena&lt;/author&gt;&lt;author&gt;Pathni, Anupam&lt;/author&gt;&lt;author&gt;Osi, Kufor&lt;/author&gt;&lt;author&gt;Dessie, Girma&lt;/author&gt;&lt;author&gt;Zhang, Xiulei&lt;/author&gt;&lt;author&gt;Cazabon, Danielle&lt;/author&gt;&lt;author&gt;Banigbe, Bolanle&lt;/author&gt;&lt;author&gt;Farrell, Margaret&lt;/author&gt;&lt;author&gt;Erojikwe, Okeoma&lt;/author&gt;&lt;/authors&gt;&lt;/contributors&gt;&lt;titles&gt;&lt;title&gt;Implementation of global hearts hypertension control programs in 32 low-and middle-income countries: JACC international&lt;/title&gt;&lt;secondary-title&gt;Journal of the American College of Cardiology&lt;/secondary-title&gt;&lt;/titles&gt;&lt;periodical&gt;&lt;full-title&gt;Journal of the American College of Cardiology&lt;/full-title&gt;&lt;/periodical&gt;&lt;pages&gt;1868-1884&lt;/pages&gt;&lt;volume&gt;82&lt;/volume&gt;&lt;number&gt;19&lt;/number&gt;&lt;dates&gt;&lt;year&gt;2023&lt;/year&gt;&lt;/dates&gt;&lt;isbn&gt;0735-1097&lt;/isbn&gt;&lt;urls&gt;&lt;/urls&gt;&lt;/record&gt;&lt;/Cite&gt;&lt;/EndNote&gt;</w:instrText>
      </w:r>
      <w:r w:rsidR="00BB3E73">
        <w:rPr>
          <w:rFonts w:ascii="Arial" w:hAnsi="Arial" w:cs="Arial"/>
          <w:sz w:val="24"/>
          <w:szCs w:val="24"/>
        </w:rPr>
        <w:fldChar w:fldCharType="separate"/>
      </w:r>
      <w:r w:rsidR="001F6B31">
        <w:rPr>
          <w:rFonts w:ascii="Arial" w:hAnsi="Arial" w:cs="Arial"/>
          <w:noProof/>
          <w:sz w:val="24"/>
          <w:szCs w:val="24"/>
        </w:rPr>
        <w:t>(30)</w:t>
      </w:r>
      <w:r w:rsidR="00BB3E73">
        <w:rPr>
          <w:rFonts w:ascii="Arial" w:hAnsi="Arial" w:cs="Arial"/>
          <w:sz w:val="24"/>
          <w:szCs w:val="24"/>
        </w:rPr>
        <w:fldChar w:fldCharType="end"/>
      </w:r>
      <w:r w:rsidR="00BB3E73">
        <w:rPr>
          <w:rFonts w:ascii="Arial" w:hAnsi="Arial" w:cs="Arial"/>
          <w:sz w:val="24"/>
          <w:szCs w:val="24"/>
        </w:rPr>
        <w:t>.</w:t>
      </w:r>
      <w:r w:rsidR="00144AA1" w:rsidRPr="00EC43FF">
        <w:rPr>
          <w:rFonts w:ascii="Arial" w:hAnsi="Arial" w:cs="Arial"/>
          <w:sz w:val="24"/>
          <w:szCs w:val="24"/>
        </w:rPr>
        <w:t xml:space="preserve"> </w:t>
      </w:r>
      <w:r w:rsidRPr="00EC43FF">
        <w:rPr>
          <w:rFonts w:ascii="Arial" w:hAnsi="Arial" w:cs="Arial"/>
          <w:sz w:val="24"/>
          <w:szCs w:val="24"/>
        </w:rPr>
        <w:t xml:space="preserve">By the end of </w:t>
      </w:r>
      <w:del w:id="278" w:author="Shiva Mishra" w:date="2026-04-14T10:43:00Z" w16du:dateUtc="2026-04-14T00:43:00Z">
        <w:r w:rsidRPr="00EC43FF" w:rsidDel="00D73663">
          <w:rPr>
            <w:rFonts w:ascii="Arial" w:hAnsi="Arial" w:cs="Arial"/>
            <w:sz w:val="24"/>
            <w:szCs w:val="24"/>
          </w:rPr>
          <w:delText>2022</w:delText>
        </w:r>
      </w:del>
      <w:ins w:id="279" w:author="Shiva Mishra" w:date="2026-04-14T10:43:00Z" w16du:dateUtc="2026-04-14T00:43:00Z">
        <w:r w:rsidR="00D73663" w:rsidRPr="00EC43FF">
          <w:rPr>
            <w:rFonts w:ascii="Arial" w:hAnsi="Arial" w:cs="Arial"/>
            <w:sz w:val="24"/>
            <w:szCs w:val="24"/>
          </w:rPr>
          <w:t>202</w:t>
        </w:r>
        <w:r w:rsidR="00D73663">
          <w:rPr>
            <w:rFonts w:ascii="Arial" w:hAnsi="Arial" w:cs="Arial"/>
            <w:sz w:val="24"/>
            <w:szCs w:val="24"/>
          </w:rPr>
          <w:t>4</w:t>
        </w:r>
      </w:ins>
      <w:r w:rsidRPr="00EC43FF">
        <w:rPr>
          <w:rFonts w:ascii="Arial" w:hAnsi="Arial" w:cs="Arial"/>
          <w:sz w:val="24"/>
          <w:szCs w:val="24"/>
        </w:rPr>
        <w:t xml:space="preserve">, </w:t>
      </w:r>
      <w:del w:id="280" w:author="Shiva Mishra" w:date="2026-04-14T10:43:00Z" w16du:dateUtc="2026-04-14T00:43:00Z">
        <w:r w:rsidRPr="00EC43FF" w:rsidDel="004C6831">
          <w:rPr>
            <w:rFonts w:ascii="Arial" w:hAnsi="Arial" w:cs="Arial"/>
            <w:sz w:val="24"/>
            <w:szCs w:val="24"/>
          </w:rPr>
          <w:delText xml:space="preserve">32 </w:delText>
        </w:r>
      </w:del>
      <w:ins w:id="281" w:author="Shiva Mishra" w:date="2026-04-14T10:43:00Z" w16du:dateUtc="2026-04-14T00:43:00Z">
        <w:r w:rsidR="004C6831" w:rsidRPr="00EC43FF">
          <w:rPr>
            <w:rFonts w:ascii="Arial" w:hAnsi="Arial" w:cs="Arial"/>
            <w:sz w:val="24"/>
            <w:szCs w:val="24"/>
          </w:rPr>
          <w:t>3</w:t>
        </w:r>
        <w:r w:rsidR="004C6831">
          <w:rPr>
            <w:rFonts w:ascii="Arial" w:hAnsi="Arial" w:cs="Arial"/>
            <w:sz w:val="24"/>
            <w:szCs w:val="24"/>
          </w:rPr>
          <w:t>8</w:t>
        </w:r>
        <w:r w:rsidR="004C6831" w:rsidRPr="00EC43FF">
          <w:rPr>
            <w:rFonts w:ascii="Arial" w:hAnsi="Arial" w:cs="Arial"/>
            <w:sz w:val="24"/>
            <w:szCs w:val="24"/>
          </w:rPr>
          <w:t xml:space="preserve"> </w:t>
        </w:r>
      </w:ins>
      <w:r w:rsidRPr="00EC43FF">
        <w:rPr>
          <w:rFonts w:ascii="Arial" w:hAnsi="Arial" w:cs="Arial"/>
          <w:sz w:val="24"/>
          <w:szCs w:val="24"/>
        </w:rPr>
        <w:t xml:space="preserve">LMICs were participating in the Global Hearts programme, with more than </w:t>
      </w:r>
      <w:del w:id="282" w:author="Shiva Mishra" w:date="2026-04-14T10:43:00Z" w16du:dateUtc="2026-04-14T00:43:00Z">
        <w:r w:rsidRPr="00EC43FF" w:rsidDel="004C6831">
          <w:rPr>
            <w:rFonts w:ascii="Arial" w:hAnsi="Arial" w:cs="Arial"/>
            <w:sz w:val="24"/>
            <w:szCs w:val="24"/>
          </w:rPr>
          <w:delText xml:space="preserve">12 </w:delText>
        </w:r>
      </w:del>
      <w:ins w:id="283" w:author="Shiva Mishra" w:date="2026-04-14T10:43:00Z" w16du:dateUtc="2026-04-14T00:43:00Z">
        <w:r w:rsidR="004C6831">
          <w:rPr>
            <w:rFonts w:ascii="Arial" w:hAnsi="Arial" w:cs="Arial"/>
            <w:sz w:val="24"/>
            <w:szCs w:val="24"/>
          </w:rPr>
          <w:t>34</w:t>
        </w:r>
        <w:r w:rsidR="004C6831" w:rsidRPr="00EC43FF">
          <w:rPr>
            <w:rFonts w:ascii="Arial" w:hAnsi="Arial" w:cs="Arial"/>
            <w:sz w:val="24"/>
            <w:szCs w:val="24"/>
          </w:rPr>
          <w:t xml:space="preserve"> </w:t>
        </w:r>
      </w:ins>
      <w:r w:rsidRPr="00EC43FF">
        <w:rPr>
          <w:rFonts w:ascii="Arial" w:hAnsi="Arial" w:cs="Arial"/>
          <w:sz w:val="24"/>
          <w:szCs w:val="24"/>
        </w:rPr>
        <w:t>million patients treated and improved hypertension control outcomes registered over time</w:t>
      </w:r>
      <w:r w:rsidR="00BB3E73">
        <w:rPr>
          <w:rFonts w:ascii="Arial" w:hAnsi="Arial" w:cs="Arial"/>
          <w:sz w:val="24"/>
          <w:szCs w:val="24"/>
        </w:rPr>
        <w:t xml:space="preserve"> </w:t>
      </w:r>
      <w:r w:rsidR="00BB3E73">
        <w:rPr>
          <w:rFonts w:ascii="Arial" w:hAnsi="Arial" w:cs="Arial"/>
          <w:sz w:val="24"/>
          <w:szCs w:val="24"/>
        </w:rPr>
        <w:fldChar w:fldCharType="begin">
          <w:fldData xml:space="preserve">PEVuZE5vdGU+PENpdGU+PEF1dGhvcj5HYXJjaWE8L0F1dGhvcj48WWVhcj4yMDI2PC9ZZWFyPjxS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</w:fldData>
        </w:fldChar>
      </w:r>
      <w:r w:rsidR="00D73663">
        <w:rPr>
          <w:rFonts w:ascii="Arial" w:hAnsi="Arial" w:cs="Arial"/>
          <w:sz w:val="24"/>
          <w:szCs w:val="24"/>
        </w:rPr>
        <w:instrText xml:space="preserve"> ADDIN EN.CITE </w:instrText>
      </w:r>
      <w:r w:rsidR="00D73663">
        <w:rPr>
          <w:rFonts w:ascii="Arial" w:hAnsi="Arial" w:cs="Arial"/>
          <w:sz w:val="24"/>
          <w:szCs w:val="24"/>
        </w:rPr>
        <w:fldChar w:fldCharType="begin">
          <w:fldData xml:space="preserve">PEVuZE5vdGU+PENpdGU+PEF1dGhvcj5HYXJjaWE8L0F1dGhvcj48WWVhcj4yMDI2PC9ZZWFyPjxS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</w:fldData>
        </w:fldChar>
      </w:r>
      <w:r w:rsidR="00D73663">
        <w:rPr>
          <w:rFonts w:ascii="Arial" w:hAnsi="Arial" w:cs="Arial"/>
          <w:sz w:val="24"/>
          <w:szCs w:val="24"/>
        </w:rPr>
        <w:instrText xml:space="preserve"> ADDIN EN.CITE.DATA </w:instrText>
      </w:r>
      <w:r w:rsidR="00D73663">
        <w:rPr>
          <w:rFonts w:ascii="Arial" w:hAnsi="Arial" w:cs="Arial"/>
          <w:sz w:val="24"/>
          <w:szCs w:val="24"/>
        </w:rPr>
      </w:r>
      <w:r w:rsidR="00D73663">
        <w:rPr>
          <w:rFonts w:ascii="Arial" w:hAnsi="Arial" w:cs="Arial"/>
          <w:sz w:val="24"/>
          <w:szCs w:val="24"/>
        </w:rPr>
        <w:fldChar w:fldCharType="end"/>
      </w:r>
      <w:r w:rsidR="00BB3E73">
        <w:rPr>
          <w:rFonts w:ascii="Arial" w:hAnsi="Arial" w:cs="Arial"/>
          <w:sz w:val="24"/>
          <w:szCs w:val="24"/>
        </w:rPr>
      </w:r>
      <w:r w:rsidR="00BB3E73">
        <w:rPr>
          <w:rFonts w:ascii="Arial" w:hAnsi="Arial" w:cs="Arial"/>
          <w:sz w:val="24"/>
          <w:szCs w:val="24"/>
        </w:rPr>
        <w:fldChar w:fldCharType="separate"/>
      </w:r>
      <w:r w:rsidR="00D73663">
        <w:rPr>
          <w:rFonts w:ascii="Arial" w:hAnsi="Arial" w:cs="Arial"/>
          <w:noProof/>
          <w:sz w:val="24"/>
          <w:szCs w:val="24"/>
        </w:rPr>
        <w:t>(31, 32)</w:t>
      </w:r>
      <w:r w:rsidR="00BB3E73">
        <w:rPr>
          <w:rFonts w:ascii="Arial" w:hAnsi="Arial" w:cs="Arial"/>
          <w:sz w:val="24"/>
          <w:szCs w:val="24"/>
        </w:rPr>
        <w:fldChar w:fldCharType="end"/>
      </w:r>
      <w:r w:rsidR="00BB3E73">
        <w:rPr>
          <w:rFonts w:ascii="Arial" w:hAnsi="Arial" w:cs="Arial"/>
          <w:sz w:val="24"/>
          <w:szCs w:val="24"/>
        </w:rPr>
        <w:t>.</w:t>
      </w:r>
      <w:r w:rsidRPr="00EC43FF">
        <w:rPr>
          <w:rFonts w:ascii="Arial" w:hAnsi="Arial" w:cs="Arial"/>
          <w:sz w:val="24"/>
          <w:szCs w:val="24"/>
        </w:rPr>
        <w:t xml:space="preserve"> Population health modelling of the kind presented here provides the evidence base that policymakers require to make the investment case for scaling such programmes</w:t>
      </w:r>
      <w:r w:rsidR="00E87A38">
        <w:rPr>
          <w:rFonts w:ascii="Arial" w:hAnsi="Arial" w:cs="Arial"/>
          <w:sz w:val="24"/>
          <w:szCs w:val="24"/>
        </w:rPr>
        <w:t>,</w:t>
      </w:r>
      <w:r w:rsidRPr="00EC43FF">
        <w:rPr>
          <w:rFonts w:ascii="Arial" w:hAnsi="Arial" w:cs="Arial"/>
          <w:sz w:val="24"/>
          <w:szCs w:val="24"/>
        </w:rPr>
        <w:t xml:space="preserve"> quantifying the health gains achievable under different intervention </w:t>
      </w:r>
      <w:r w:rsidR="00BB3E73" w:rsidRPr="00EC43FF">
        <w:rPr>
          <w:rFonts w:ascii="Arial" w:hAnsi="Arial" w:cs="Arial"/>
          <w:sz w:val="24"/>
          <w:szCs w:val="24"/>
        </w:rPr>
        <w:t>scenarios and</w:t>
      </w:r>
      <w:r w:rsidRPr="00EC43FF">
        <w:rPr>
          <w:rFonts w:ascii="Arial" w:hAnsi="Arial" w:cs="Arial"/>
          <w:sz w:val="24"/>
          <w:szCs w:val="24"/>
        </w:rPr>
        <w:t xml:space="preserve"> identifying where along the care cascade efforts should be prioritised. </w:t>
      </w:r>
      <w:r w:rsidR="003A0C8D" w:rsidRPr="003A0C8D">
        <w:rPr>
          <w:rFonts w:ascii="Arial" w:hAnsi="Arial" w:cs="Arial"/>
          <w:sz w:val="24"/>
          <w:szCs w:val="24"/>
        </w:rPr>
        <w:t>Here, we identify opportunities to invest in primary and community care for hypertension as a high</w:t>
      </w:r>
      <w:r w:rsidR="003A0C8D" w:rsidRPr="003A0C8D">
        <w:rPr>
          <w:rFonts w:ascii="Cambria Math" w:hAnsi="Cambria Math" w:cs="Cambria Math"/>
          <w:sz w:val="24"/>
          <w:szCs w:val="24"/>
        </w:rPr>
        <w:t>‑</w:t>
      </w:r>
      <w:r w:rsidR="003A0C8D" w:rsidRPr="003A0C8D">
        <w:rPr>
          <w:rFonts w:ascii="Arial" w:hAnsi="Arial" w:cs="Arial"/>
          <w:sz w:val="24"/>
          <w:szCs w:val="24"/>
        </w:rPr>
        <w:t>impact, system</w:t>
      </w:r>
      <w:r w:rsidR="003A0C8D" w:rsidRPr="003A0C8D">
        <w:rPr>
          <w:rFonts w:ascii="Cambria Math" w:hAnsi="Cambria Math" w:cs="Cambria Math"/>
          <w:sz w:val="24"/>
          <w:szCs w:val="24"/>
        </w:rPr>
        <w:t>‑</w:t>
      </w:r>
      <w:r w:rsidR="003A0C8D" w:rsidRPr="003A0C8D">
        <w:rPr>
          <w:rFonts w:ascii="Arial" w:hAnsi="Arial" w:cs="Arial"/>
          <w:sz w:val="24"/>
          <w:szCs w:val="24"/>
        </w:rPr>
        <w:t>strengthening strategy to advance national NCD targets and reduce premature cardiovascular mortality, while underscoring the importance of country</w:t>
      </w:r>
      <w:r w:rsidR="003A0C8D" w:rsidRPr="003A0C8D">
        <w:rPr>
          <w:rFonts w:ascii="Cambria Math" w:hAnsi="Cambria Math" w:cs="Cambria Math"/>
          <w:sz w:val="24"/>
          <w:szCs w:val="24"/>
        </w:rPr>
        <w:t>‑</w:t>
      </w:r>
      <w:r w:rsidR="003A0C8D" w:rsidRPr="003A0C8D">
        <w:rPr>
          <w:rFonts w:ascii="Arial" w:hAnsi="Arial" w:cs="Arial"/>
          <w:sz w:val="24"/>
          <w:szCs w:val="24"/>
        </w:rPr>
        <w:t>specific simulation models using locally representative data to guide national scale</w:t>
      </w:r>
      <w:r w:rsidR="003A0C8D" w:rsidRPr="003A0C8D">
        <w:rPr>
          <w:rFonts w:ascii="Cambria Math" w:hAnsi="Cambria Math" w:cs="Cambria Math"/>
          <w:sz w:val="24"/>
          <w:szCs w:val="24"/>
        </w:rPr>
        <w:t>‑</w:t>
      </w:r>
      <w:r w:rsidR="003A0C8D" w:rsidRPr="003A0C8D">
        <w:rPr>
          <w:rFonts w:ascii="Arial" w:hAnsi="Arial" w:cs="Arial"/>
          <w:sz w:val="24"/>
          <w:szCs w:val="24"/>
        </w:rPr>
        <w:t>up of the HEARTS package..</w:t>
      </w:r>
      <w:r w:rsidRPr="00EC43FF">
        <w:rPr>
          <w:rFonts w:ascii="Arial" w:hAnsi="Arial" w:cs="Arial"/>
          <w:sz w:val="24"/>
          <w:szCs w:val="24"/>
        </w:rPr>
        <w:t>.</w:t>
      </w:r>
    </w:p>
    <w:p w14:paraId="29DC5070" w14:textId="1C0CF9DD" w:rsidR="0081357C" w:rsidRPr="0081357C" w:rsidRDefault="0081357C" w:rsidP="006B727D">
      <w:pPr>
        <w:spacing w:after="0" w:line="480" w:lineRule="auto"/>
        <w:rPr>
          <w:rFonts w:ascii="Arial" w:hAnsi="Arial" w:cs="Arial"/>
          <w:i/>
          <w:iCs/>
          <w:sz w:val="24"/>
          <w:szCs w:val="24"/>
        </w:rPr>
      </w:pPr>
      <w:r w:rsidRPr="0081357C">
        <w:rPr>
          <w:rFonts w:ascii="Arial" w:hAnsi="Arial" w:cs="Arial"/>
          <w:i/>
          <w:iCs/>
          <w:sz w:val="24"/>
          <w:szCs w:val="24"/>
        </w:rPr>
        <w:t>Limitations</w:t>
      </w:r>
    </w:p>
    <w:p w14:paraId="4C7742A2" w14:textId="3F372055" w:rsidR="000F2A21" w:rsidRPr="000F2A21" w:rsidRDefault="0081357C" w:rsidP="006B727D">
      <w:pPr>
        <w:spacing w:line="480" w:lineRule="auto"/>
        <w:rPr>
          <w:rFonts w:ascii="Arial" w:hAnsi="Arial" w:cs="Arial"/>
          <w:sz w:val="24"/>
          <w:szCs w:val="24"/>
        </w:rPr>
      </w:pPr>
      <w:r>
        <w:rPr>
          <w:rFonts w:ascii="Arial" w:hAnsi="Arial" w:cs="Arial"/>
          <w:sz w:val="24"/>
          <w:szCs w:val="24"/>
        </w:rPr>
        <w:t>O</w:t>
      </w:r>
      <w:r w:rsidR="003B1577">
        <w:rPr>
          <w:rFonts w:ascii="Arial" w:hAnsi="Arial" w:cs="Arial"/>
          <w:sz w:val="24"/>
          <w:szCs w:val="24"/>
        </w:rPr>
        <w:t>ur study</w:t>
      </w:r>
      <w:r w:rsidR="00CD7974" w:rsidRPr="00FA48A7">
        <w:rPr>
          <w:rFonts w:ascii="Arial" w:hAnsi="Arial" w:cs="Arial"/>
          <w:sz w:val="24"/>
          <w:szCs w:val="24"/>
        </w:rPr>
        <w:t xml:space="preserve"> has some limitations</w:t>
      </w:r>
      <w:r w:rsidR="00DD4006">
        <w:rPr>
          <w:rFonts w:ascii="Arial" w:hAnsi="Arial" w:cs="Arial"/>
          <w:sz w:val="24"/>
          <w:szCs w:val="24"/>
        </w:rPr>
        <w:t>, which are typical of any life</w:t>
      </w:r>
      <w:r w:rsidR="00E87A38">
        <w:rPr>
          <w:rFonts w:ascii="Arial" w:hAnsi="Arial" w:cs="Arial"/>
          <w:sz w:val="24"/>
          <w:szCs w:val="24"/>
        </w:rPr>
        <w:t xml:space="preserve"> </w:t>
      </w:r>
      <w:r w:rsidR="00DD4006">
        <w:rPr>
          <w:rFonts w:ascii="Arial" w:hAnsi="Arial" w:cs="Arial"/>
          <w:sz w:val="24"/>
          <w:szCs w:val="24"/>
        </w:rPr>
        <w:t>table studies</w:t>
      </w:r>
      <w:r w:rsidR="00442870">
        <w:rPr>
          <w:rFonts w:ascii="Arial" w:hAnsi="Arial" w:cs="Arial"/>
          <w:sz w:val="24"/>
          <w:szCs w:val="24"/>
        </w:rPr>
        <w:t xml:space="preserve"> </w:t>
      </w:r>
      <w:r w:rsidR="00151EA9">
        <w:rPr>
          <w:rFonts w:ascii="Arial" w:hAnsi="Arial" w:cs="Arial"/>
          <w:sz w:val="24"/>
          <w:szCs w:val="24"/>
        </w:rPr>
        <w:fldChar w:fldCharType="begin"/>
      </w:r>
      <w:r w:rsidR="00AB3E56">
        <w:rPr>
          <w:rFonts w:ascii="Arial" w:hAnsi="Arial" w:cs="Arial"/>
          <w:sz w:val="24"/>
          <w:szCs w:val="24"/>
        </w:rPr>
        <w:instrText xml:space="preserve"> ADDIN EN.CITE &lt;EndNote&gt;&lt;Cite&gt;&lt;Author&gt;Bohora&lt;/Author&gt;&lt;Year&gt;2024&lt;/Year&gt;&lt;RecNum&gt;12&lt;/RecNum&gt;&lt;DisplayText&gt;(17, 18)&lt;/DisplayText&gt;&lt;record&gt;&lt;rec-number&gt;12&lt;/rec-number&gt;&lt;foreign-keys&gt;&lt;key app="EN" db-id="svdzrtewozt50pe95zu50awjvvs99vpxds2w" timestamp="1776125703"&gt;12&lt;/key&gt;&lt;/foreign-keys&gt;&lt;ref-type name="Journal Article"&gt;17&lt;/ref-type&gt;&lt;contributors&gt;&lt;authors&gt;&lt;author&gt;Bohora, Shweta&lt;/author&gt;&lt;author&gt;Mishra, Shiva Raj&lt;/author&gt;&lt;author&gt;Wilson, Tim&lt;/author&gt;&lt;author&gt;Blakely, Tony&lt;/author&gt;&lt;/authors&gt;&lt;/contributors&gt;&lt;titles&gt;&lt;title&gt;Health gains from achieving optimal body mass index in Australia: a simulation study&lt;/title&gt;&lt;secondary-title&gt;The Lancet Regional Health–Western Pacific&lt;/secondary-title&gt;&lt;/titles&gt;&lt;periodical&gt;&lt;full-title&gt;The Lancet Regional Health–Western Pacific&lt;/full-title&gt;&lt;/periodical&gt;&lt;volume&gt;49&lt;/volume&gt;&lt;dates&gt;&lt;year&gt;2024&lt;/year&gt;&lt;/dates&gt;&lt;isbn&gt;2666-6065&lt;/isbn&gt;&lt;urls&gt;&lt;/urls&gt;&lt;/record&gt;&lt;/Cite&gt;&lt;Cite&gt;&lt;Author&gt;Mishra&lt;/Author&gt;&lt;Year&gt;2023&lt;/Year&gt;&lt;RecNum&gt;11&lt;/RecNum&gt;&lt;record&gt;&lt;rec-number&gt;11&lt;/rec-number&gt;&lt;foreign-keys&gt;&lt;key app="EN" db-id="svdzrtewozt50pe95zu50awjvvs99vpxds2w" timestamp="1776125703"&gt;11&lt;/key&gt;&lt;/foreign-keys&gt;&lt;ref-type name="Journal Article"&gt;17&lt;/ref-type&gt;&lt;contributors&gt;&lt;authors&gt;&lt;author&gt;Mishra, Shiva Raj&lt;/author&gt;&lt;author&gt;Wilson, Tim&lt;/author&gt;&lt;author&gt;Andrabi, Hassan&lt;/author&gt;&lt;author&gt;Ait Ouakrim, Driss&lt;/author&gt;&lt;author&gt;Li, Ang&lt;/author&gt;&lt;author&gt;Akpan, Edifofon&lt;/author&gt;&lt;author&gt;Bentley, Rebecca&lt;/author&gt;&lt;author&gt;Blakely, Tony&lt;/author&gt;&lt;/authors&gt;&lt;/contributors&gt;&lt;titles&gt;&lt;title&gt;The total health gains and cost savings of eradicating cold housing in Australia&lt;/title&gt;&lt;secondary-title&gt;Social Science &amp;amp; Medicine&lt;/secondary-title&gt;&lt;/titles&gt;&lt;periodical&gt;&lt;full-title&gt;Social Science &amp;amp; Medicine&lt;/full-title&gt;&lt;/periodical&gt;&lt;pages&gt;115954&lt;/pages&gt;&lt;volume&gt;334&lt;/volume&gt;&lt;dates&gt;&lt;year&gt;2023&lt;/year&gt;&lt;/dates&gt;&lt;isbn&gt;0277-9536&lt;/isbn&gt;&lt;urls&gt;&lt;/urls&gt;&lt;/record&gt;&lt;/Cite&gt;&lt;/EndNote&gt;</w:instrText>
      </w:r>
      <w:r w:rsidR="00151EA9">
        <w:rPr>
          <w:rFonts w:ascii="Arial" w:hAnsi="Arial" w:cs="Arial"/>
          <w:sz w:val="24"/>
          <w:szCs w:val="24"/>
        </w:rPr>
        <w:fldChar w:fldCharType="separate"/>
      </w:r>
      <w:r w:rsidR="00AB3E56">
        <w:rPr>
          <w:rFonts w:ascii="Arial" w:hAnsi="Arial" w:cs="Arial"/>
          <w:noProof/>
          <w:sz w:val="24"/>
          <w:szCs w:val="24"/>
        </w:rPr>
        <w:t>(17, 18)</w:t>
      </w:r>
      <w:r w:rsidR="00151EA9">
        <w:rPr>
          <w:rFonts w:ascii="Arial" w:hAnsi="Arial" w:cs="Arial"/>
          <w:sz w:val="24"/>
          <w:szCs w:val="24"/>
        </w:rPr>
        <w:fldChar w:fldCharType="end"/>
      </w:r>
      <w:r w:rsidR="00CD7974" w:rsidRPr="00FA48A7">
        <w:rPr>
          <w:rFonts w:ascii="Arial" w:hAnsi="Arial" w:cs="Arial"/>
          <w:sz w:val="24"/>
          <w:szCs w:val="24"/>
        </w:rPr>
        <w:t xml:space="preserve">. </w:t>
      </w:r>
      <w:r w:rsidR="000F2A21" w:rsidRPr="000F2A21">
        <w:rPr>
          <w:rFonts w:ascii="Arial" w:hAnsi="Arial" w:cs="Arial"/>
          <w:sz w:val="24"/>
          <w:szCs w:val="24"/>
        </w:rPr>
        <w:t xml:space="preserve">First, while </w:t>
      </w:r>
      <w:r w:rsidR="00E87A38">
        <w:rPr>
          <w:rFonts w:ascii="Arial" w:hAnsi="Arial" w:cs="Arial"/>
          <w:sz w:val="24"/>
          <w:szCs w:val="24"/>
        </w:rPr>
        <w:t>BP</w:t>
      </w:r>
      <w:r w:rsidR="000F2A21" w:rsidRPr="000F2A21">
        <w:rPr>
          <w:rFonts w:ascii="Arial" w:hAnsi="Arial" w:cs="Arial"/>
          <w:sz w:val="24"/>
          <w:szCs w:val="24"/>
        </w:rPr>
        <w:t xml:space="preserve"> inputs were drawn from clinically measured data in the NDHS using a standardised three-reading protocol, measurements were taken on a single occasion during a household survey visit rather than across repeated clinical encounters as recommended for formal hypertension diagnosis; this is unlikely to substantially bias population-level model inputs. Second, the simulation model does not incorporate new births or migration. Excluding births will have little impact on estimated HALY gains over a 20-year horizon</w:t>
      </w:r>
      <w:r w:rsidR="00E87A38">
        <w:rPr>
          <w:rFonts w:ascii="Arial" w:hAnsi="Arial" w:cs="Arial"/>
          <w:sz w:val="24"/>
          <w:szCs w:val="24"/>
        </w:rPr>
        <w:t>,</w:t>
      </w:r>
      <w:r w:rsidR="000F2A21" w:rsidRPr="000F2A21">
        <w:rPr>
          <w:rFonts w:ascii="Arial" w:hAnsi="Arial" w:cs="Arial"/>
          <w:sz w:val="24"/>
          <w:szCs w:val="24"/>
        </w:rPr>
        <w:t xml:space="preserve"> given that </w:t>
      </w:r>
      <w:r w:rsidR="00FB2D1F">
        <w:rPr>
          <w:rFonts w:ascii="Arial" w:hAnsi="Arial" w:cs="Arial"/>
          <w:sz w:val="24"/>
          <w:szCs w:val="24"/>
        </w:rPr>
        <w:t>BP</w:t>
      </w:r>
      <w:r w:rsidR="000F2A21" w:rsidRPr="000F2A21">
        <w:rPr>
          <w:rFonts w:ascii="Arial" w:hAnsi="Arial" w:cs="Arial"/>
          <w:sz w:val="24"/>
          <w:szCs w:val="24"/>
        </w:rPr>
        <w:t xml:space="preserve">-related disease burden is concentrated in middle and older age groups; however, ongoing population growth through migration may mean health gains are underestimated. Third, the BAU scenario assumes the </w:t>
      </w:r>
      <w:r w:rsidR="00E87A38">
        <w:rPr>
          <w:rFonts w:ascii="Arial" w:hAnsi="Arial" w:cs="Arial"/>
          <w:sz w:val="24"/>
          <w:szCs w:val="24"/>
        </w:rPr>
        <w:t>BP</w:t>
      </w:r>
      <w:r w:rsidR="000F2A21" w:rsidRPr="000F2A21">
        <w:rPr>
          <w:rFonts w:ascii="Arial" w:hAnsi="Arial" w:cs="Arial"/>
          <w:sz w:val="24"/>
          <w:szCs w:val="24"/>
        </w:rPr>
        <w:t xml:space="preserve"> distribution observed at baseline persists throughout the projection period. Given Nepal's rapid epidemiological transition and rising hypertension prevalence, HALY </w:t>
      </w:r>
      <w:r w:rsidR="000F2A21" w:rsidRPr="000F2A21">
        <w:rPr>
          <w:rFonts w:ascii="Arial" w:hAnsi="Arial" w:cs="Arial"/>
          <w:sz w:val="24"/>
          <w:szCs w:val="24"/>
        </w:rPr>
        <w:lastRenderedPageBreak/>
        <w:t xml:space="preserve">gains from achieving optimal </w:t>
      </w:r>
      <w:r w:rsidR="00E87A38">
        <w:rPr>
          <w:rFonts w:ascii="Arial" w:hAnsi="Arial" w:cs="Arial"/>
          <w:sz w:val="24"/>
          <w:szCs w:val="24"/>
        </w:rPr>
        <w:t>BP</w:t>
      </w:r>
      <w:r w:rsidR="000F2A21" w:rsidRPr="000F2A21">
        <w:rPr>
          <w:rFonts w:ascii="Arial" w:hAnsi="Arial" w:cs="Arial"/>
          <w:sz w:val="24"/>
          <w:szCs w:val="24"/>
        </w:rPr>
        <w:t xml:space="preserve"> control may be underestimated if the comparator population becomes more hypertensive over time. Fourth, the model does not capture mental health gains associated with </w:t>
      </w:r>
      <w:r w:rsidR="00FB2D1F">
        <w:rPr>
          <w:rFonts w:ascii="Arial" w:hAnsi="Arial" w:cs="Arial"/>
          <w:sz w:val="24"/>
          <w:szCs w:val="24"/>
        </w:rPr>
        <w:t>BP</w:t>
      </w:r>
      <w:r w:rsidR="008F2A40">
        <w:rPr>
          <w:rFonts w:ascii="Arial" w:hAnsi="Arial" w:cs="Arial"/>
          <w:sz w:val="24"/>
          <w:szCs w:val="24"/>
        </w:rPr>
        <w:t xml:space="preserve"> </w:t>
      </w:r>
      <w:r w:rsidR="000F2A21" w:rsidRPr="000F2A21">
        <w:rPr>
          <w:rFonts w:ascii="Arial" w:hAnsi="Arial" w:cs="Arial"/>
          <w:sz w:val="24"/>
          <w:szCs w:val="24"/>
        </w:rPr>
        <w:t>reduction, as these are not included in GBD-derived outcome estimates. Fifth, we did not estimate health gains by socioeconomic status; given Nepal's pronounced socioeconomic inequalities in both hypertension prevalence and access to treatment, future work should examine the distribution of health gains across SES strata to inform equity-focused policy.</w:t>
      </w:r>
    </w:p>
    <w:p w14:paraId="2372861C" w14:textId="2D91C675" w:rsidR="00922FBF" w:rsidRPr="00E17339" w:rsidRDefault="00AE34D5" w:rsidP="00151EA9">
      <w:pPr>
        <w:spacing w:after="0" w:line="480" w:lineRule="auto"/>
        <w:rPr>
          <w:rFonts w:ascii="Arial" w:hAnsi="Arial" w:cs="Arial"/>
          <w:b/>
          <w:bCs/>
          <w:color w:val="0070C0"/>
          <w:sz w:val="24"/>
          <w:szCs w:val="24"/>
        </w:rPr>
      </w:pPr>
      <w:r w:rsidRPr="00E17339">
        <w:rPr>
          <w:rFonts w:ascii="Arial" w:hAnsi="Arial" w:cs="Arial"/>
          <w:b/>
          <w:bCs/>
          <w:color w:val="0070C0"/>
          <w:sz w:val="24"/>
          <w:szCs w:val="24"/>
        </w:rPr>
        <w:t>CONCLUSIONS</w:t>
      </w:r>
    </w:p>
    <w:p w14:paraId="033EF451" w14:textId="0333F789" w:rsidR="00D315C3" w:rsidRPr="001D14AF" w:rsidRDefault="00710BF0" w:rsidP="001D14AF">
      <w:pPr>
        <w:spacing w:after="0" w:line="480" w:lineRule="auto"/>
        <w:rPr>
          <w:rFonts w:ascii="Arial" w:hAnsi="Arial" w:cs="Arial"/>
          <w:sz w:val="24"/>
          <w:szCs w:val="24"/>
        </w:rPr>
      </w:pPr>
      <w:r>
        <w:rPr>
          <w:rFonts w:ascii="Arial" w:hAnsi="Arial" w:cs="Arial"/>
          <w:sz w:val="24"/>
          <w:szCs w:val="24"/>
        </w:rPr>
        <w:t>We demonstrated</w:t>
      </w:r>
      <w:r w:rsidR="008F51AE" w:rsidRPr="001D14AF">
        <w:rPr>
          <w:rFonts w:ascii="Arial" w:hAnsi="Arial" w:cs="Arial"/>
          <w:sz w:val="24"/>
          <w:szCs w:val="24"/>
        </w:rPr>
        <w:t xml:space="preserve"> that achieving optimal </w:t>
      </w:r>
      <w:r>
        <w:rPr>
          <w:rFonts w:ascii="Arial" w:hAnsi="Arial" w:cs="Arial"/>
          <w:sz w:val="24"/>
          <w:szCs w:val="24"/>
        </w:rPr>
        <w:t>BP</w:t>
      </w:r>
      <w:r w:rsidR="008F51AE" w:rsidRPr="001D14AF">
        <w:rPr>
          <w:rFonts w:ascii="Arial" w:hAnsi="Arial" w:cs="Arial"/>
          <w:sz w:val="24"/>
          <w:szCs w:val="24"/>
        </w:rPr>
        <w:t xml:space="preserve"> control in Nepal could generate substantial population health gains, with benefits scaling under more ambitious intervention targets. These findings provide a quantitative basis for prioritising hypertension control within Nepal's national NCD agenda and health financing decisions. As countries scale up implementation of the WHO HEARTS technical package and work toward </w:t>
      </w:r>
      <w:r w:rsidR="005D3CE9">
        <w:rPr>
          <w:rFonts w:ascii="Arial" w:hAnsi="Arial" w:cs="Arial"/>
          <w:sz w:val="24"/>
          <w:szCs w:val="24"/>
        </w:rPr>
        <w:t>achieving</w:t>
      </w:r>
      <w:r w:rsidR="008F51AE" w:rsidRPr="001D14AF">
        <w:rPr>
          <w:rFonts w:ascii="Arial" w:hAnsi="Arial" w:cs="Arial"/>
          <w:sz w:val="24"/>
          <w:szCs w:val="24"/>
        </w:rPr>
        <w:t xml:space="preserve"> 80</w:t>
      </w:r>
      <w:r>
        <w:rPr>
          <w:rFonts w:ascii="Arial" w:hAnsi="Arial" w:cs="Arial"/>
          <w:sz w:val="24"/>
          <w:szCs w:val="24"/>
        </w:rPr>
        <w:t>-</w:t>
      </w:r>
      <w:r w:rsidR="008F51AE" w:rsidRPr="001D14AF">
        <w:rPr>
          <w:rFonts w:ascii="Arial" w:hAnsi="Arial" w:cs="Arial"/>
          <w:sz w:val="24"/>
          <w:szCs w:val="24"/>
        </w:rPr>
        <w:t>80</w:t>
      </w:r>
      <w:r>
        <w:rPr>
          <w:rFonts w:ascii="Arial" w:hAnsi="Arial" w:cs="Arial"/>
          <w:sz w:val="24"/>
          <w:szCs w:val="24"/>
        </w:rPr>
        <w:t>-</w:t>
      </w:r>
      <w:r w:rsidR="008F51AE" w:rsidRPr="001D14AF">
        <w:rPr>
          <w:rFonts w:ascii="Arial" w:hAnsi="Arial" w:cs="Arial"/>
          <w:sz w:val="24"/>
          <w:szCs w:val="24"/>
        </w:rPr>
        <w:t>80 target, country-specific population health models of this kind will be essential to translating global ambitions into locally grounded, equity-informed policy. Future work should extend this modelling framework to estimate health gains disaggregated by socioeconomic status, enabling policymakers to quantify the equity dividend of reaching the poorest and most underserved populations first.</w:t>
      </w:r>
      <w:r w:rsidR="00D315C3" w:rsidRPr="001D14AF">
        <w:rPr>
          <w:rFonts w:ascii="Arial" w:hAnsi="Arial" w:cs="Arial"/>
          <w:sz w:val="24"/>
          <w:szCs w:val="24"/>
        </w:rPr>
        <w:t xml:space="preserve"> </w:t>
      </w:r>
    </w:p>
    <w:p w14:paraId="673AD63A" w14:textId="77777777" w:rsidR="006E65FB" w:rsidRDefault="006E65FB">
      <w:pPr>
        <w:rPr>
          <w:rFonts w:ascii="Arial" w:hAnsi="Arial" w:cs="Arial"/>
          <w:b/>
          <w:bCs/>
          <w:color w:val="0070C0"/>
          <w:sz w:val="24"/>
          <w:szCs w:val="24"/>
        </w:rPr>
      </w:pPr>
      <w:r>
        <w:rPr>
          <w:rFonts w:ascii="Arial" w:hAnsi="Arial" w:cs="Arial"/>
          <w:b/>
          <w:bCs/>
          <w:color w:val="0070C0"/>
          <w:sz w:val="24"/>
          <w:szCs w:val="24"/>
        </w:rPr>
        <w:br w:type="page"/>
      </w:r>
    </w:p>
    <w:p w14:paraId="1C9B471E" w14:textId="00D785F6" w:rsidR="00C61F18" w:rsidRPr="00E17339" w:rsidRDefault="00D315C3" w:rsidP="00E17339">
      <w:pPr>
        <w:spacing w:after="0" w:line="240" w:lineRule="auto"/>
        <w:rPr>
          <w:rFonts w:ascii="Arial" w:hAnsi="Arial" w:cs="Arial"/>
          <w:b/>
          <w:bCs/>
          <w:color w:val="0070C0"/>
          <w:sz w:val="24"/>
          <w:szCs w:val="24"/>
        </w:rPr>
      </w:pPr>
      <w:r w:rsidRPr="00E17339">
        <w:rPr>
          <w:rFonts w:ascii="Arial" w:hAnsi="Arial" w:cs="Arial"/>
          <w:b/>
          <w:bCs/>
          <w:color w:val="0070C0"/>
          <w:sz w:val="24"/>
          <w:szCs w:val="24"/>
        </w:rPr>
        <w:lastRenderedPageBreak/>
        <w:t>REFERENCES</w:t>
      </w:r>
    </w:p>
    <w:p w14:paraId="20AB9771" w14:textId="77777777" w:rsidR="00D73663" w:rsidRPr="00072138" w:rsidRDefault="00C61F18" w:rsidP="00D73663">
      <w:pPr>
        <w:pStyle w:val="EndNoteBibliography"/>
        <w:spacing w:after="0"/>
        <w:rPr>
          <w:color w:val="000000" w:themeColor="text1"/>
          <w:rPrChange w:id="284" w:author="Shiva Mishra" w:date="2026-04-14T11:23:00Z" w16du:dateUtc="2026-04-14T01:23:00Z">
            <w:rPr/>
          </w:rPrChange>
        </w:rPr>
      </w:pPr>
      <w:r w:rsidRPr="00072138">
        <w:rPr>
          <w:rFonts w:ascii="Aptos Light" w:hAnsi="Aptos Light" w:cs="Arial"/>
          <w:b/>
          <w:bCs/>
          <w:noProof w:val="0"/>
          <w:color w:val="000000" w:themeColor="text1"/>
          <w:rPrChange w:id="285" w:author="Shiva Mishra" w:date="2026-04-14T11:23:00Z" w16du:dateUtc="2026-04-14T01:23:00Z">
            <w:rPr>
              <w:rFonts w:ascii="Aptos Light" w:hAnsi="Aptos Light" w:cs="Arial"/>
              <w:b/>
              <w:bCs/>
              <w:noProof w:val="0"/>
              <w:color w:val="000000" w:themeColor="text1"/>
              <w:sz w:val="20"/>
              <w:szCs w:val="20"/>
            </w:rPr>
          </w:rPrChange>
        </w:rPr>
        <w:fldChar w:fldCharType="begin"/>
      </w:r>
      <w:r w:rsidRPr="00072138">
        <w:rPr>
          <w:rFonts w:ascii="Aptos Light" w:hAnsi="Aptos Light" w:cs="Arial"/>
          <w:b/>
          <w:bCs/>
          <w:noProof w:val="0"/>
          <w:color w:val="000000" w:themeColor="text1"/>
          <w:rPrChange w:id="286" w:author="Shiva Mishra" w:date="2026-04-14T11:23:00Z" w16du:dateUtc="2026-04-14T01:23:00Z">
            <w:rPr>
              <w:rFonts w:ascii="Aptos Light" w:hAnsi="Aptos Light" w:cs="Arial"/>
              <w:b/>
              <w:bCs/>
              <w:noProof w:val="0"/>
              <w:color w:val="000000" w:themeColor="text1"/>
              <w:sz w:val="20"/>
              <w:szCs w:val="20"/>
            </w:rPr>
          </w:rPrChange>
        </w:rPr>
        <w:instrText xml:space="preserve"> ADDIN EN.REFLIST </w:instrText>
      </w:r>
      <w:r w:rsidRPr="00072138">
        <w:rPr>
          <w:rFonts w:ascii="Aptos Light" w:hAnsi="Aptos Light" w:cs="Arial"/>
          <w:b/>
          <w:bCs/>
          <w:noProof w:val="0"/>
          <w:color w:val="000000" w:themeColor="text1"/>
          <w:rPrChange w:id="287" w:author="Shiva Mishra" w:date="2026-04-14T11:23:00Z" w16du:dateUtc="2026-04-14T01:23:00Z">
            <w:rPr>
              <w:rFonts w:ascii="Aptos Light" w:hAnsi="Aptos Light" w:cs="Arial"/>
              <w:b/>
              <w:bCs/>
              <w:noProof w:val="0"/>
              <w:color w:val="000000" w:themeColor="text1"/>
              <w:sz w:val="20"/>
              <w:szCs w:val="20"/>
            </w:rPr>
          </w:rPrChange>
        </w:rPr>
        <w:fldChar w:fldCharType="separate"/>
      </w:r>
      <w:r w:rsidR="00D73663" w:rsidRPr="00072138">
        <w:rPr>
          <w:color w:val="000000" w:themeColor="text1"/>
          <w:rPrChange w:id="288" w:author="Shiva Mishra" w:date="2026-04-14T11:23:00Z" w16du:dateUtc="2026-04-14T01:23:00Z">
            <w:rPr/>
          </w:rPrChange>
        </w:rPr>
        <w:t>1.</w:t>
      </w:r>
      <w:r w:rsidR="00D73663" w:rsidRPr="00072138">
        <w:rPr>
          <w:color w:val="000000" w:themeColor="text1"/>
          <w:rPrChange w:id="289" w:author="Shiva Mishra" w:date="2026-04-14T11:23:00Z" w16du:dateUtc="2026-04-14T01:23:00Z">
            <w:rPr/>
          </w:rPrChange>
        </w:rPr>
        <w:tab/>
        <w:t>Olowoyo P, Barango P, Moran A, Williams B, Whelton PK, Owolabi M, et al. Priorities to reduce the burden of hypertension in Africa through ACHIEVE. 2024;12(2):e192-e3.</w:t>
      </w:r>
    </w:p>
    <w:p w14:paraId="4193DAA2" w14:textId="77777777" w:rsidR="00D73663" w:rsidRPr="00072138" w:rsidRDefault="00D73663" w:rsidP="00D73663">
      <w:pPr>
        <w:pStyle w:val="EndNoteBibliography"/>
        <w:spacing w:after="0"/>
        <w:rPr>
          <w:color w:val="000000" w:themeColor="text1"/>
          <w:rPrChange w:id="290" w:author="Shiva Mishra" w:date="2026-04-14T11:23:00Z" w16du:dateUtc="2026-04-14T01:23:00Z">
            <w:rPr/>
          </w:rPrChange>
        </w:rPr>
      </w:pPr>
      <w:r w:rsidRPr="00072138">
        <w:rPr>
          <w:color w:val="000000" w:themeColor="text1"/>
          <w:rPrChange w:id="291" w:author="Shiva Mishra" w:date="2026-04-14T11:23:00Z" w16du:dateUtc="2026-04-14T01:23:00Z">
            <w:rPr/>
          </w:rPrChange>
        </w:rPr>
        <w:t>2.</w:t>
      </w:r>
      <w:r w:rsidRPr="00072138">
        <w:rPr>
          <w:color w:val="000000" w:themeColor="text1"/>
          <w:rPrChange w:id="292" w:author="Shiva Mishra" w:date="2026-04-14T11:23:00Z" w16du:dateUtc="2026-04-14T01:23:00Z">
            <w:rPr/>
          </w:rPrChange>
        </w:rPr>
        <w:tab/>
        <w:t>Mishra SR, Satheesh G, Khanal V, Nguyen TN, Picone D, Chapman N, Lindley RI. Closing the gap in global disparities in hypertension control. Hypertension. 2025;82(3):407-10.</w:t>
      </w:r>
    </w:p>
    <w:p w14:paraId="7E3DC3FA" w14:textId="5CB0CD39" w:rsidR="00D73663" w:rsidRPr="00072138" w:rsidRDefault="00D73663" w:rsidP="00D73663">
      <w:pPr>
        <w:pStyle w:val="EndNoteBibliography"/>
        <w:spacing w:after="0"/>
        <w:rPr>
          <w:color w:val="000000" w:themeColor="text1"/>
          <w:rPrChange w:id="293" w:author="Shiva Mishra" w:date="2026-04-14T11:23:00Z" w16du:dateUtc="2026-04-14T01:23:00Z">
            <w:rPr/>
          </w:rPrChange>
        </w:rPr>
      </w:pPr>
      <w:r w:rsidRPr="00072138">
        <w:rPr>
          <w:color w:val="000000" w:themeColor="text1"/>
          <w:rPrChange w:id="294" w:author="Shiva Mishra" w:date="2026-04-14T11:23:00Z" w16du:dateUtc="2026-04-14T01:23:00Z">
            <w:rPr/>
          </w:rPrChange>
        </w:rPr>
        <w:t>3.</w:t>
      </w:r>
      <w:r w:rsidRPr="00072138">
        <w:rPr>
          <w:color w:val="000000" w:themeColor="text1"/>
          <w:rPrChange w:id="295" w:author="Shiva Mishra" w:date="2026-04-14T11:23:00Z" w16du:dateUtc="2026-04-14T01:23:00Z">
            <w:rPr/>
          </w:rPrChange>
        </w:rPr>
        <w:tab/>
        <w:t xml:space="preserve">World Health Organisation. Global report on hypertension 2025-High stakes: turning evidence into action 2025 [Available from: </w:t>
      </w:r>
      <w:r w:rsidRPr="00072138">
        <w:rPr>
          <w:color w:val="000000" w:themeColor="text1"/>
          <w:rPrChange w:id="296" w:author="Shiva Mishra" w:date="2026-04-14T11:23:00Z" w16du:dateUtc="2026-04-14T01:23:00Z">
            <w:rPr/>
          </w:rPrChange>
        </w:rPr>
        <w:fldChar w:fldCharType="begin"/>
      </w:r>
      <w:r w:rsidRPr="00072138">
        <w:rPr>
          <w:color w:val="000000" w:themeColor="text1"/>
          <w:rPrChange w:id="297" w:author="Shiva Mishra" w:date="2026-04-14T11:23:00Z" w16du:dateUtc="2026-04-14T01:23:00Z">
            <w:rPr/>
          </w:rPrChange>
        </w:rPr>
        <w:instrText>HYPERLINK "https://www.who.int/publications/i/item/9789240115569"</w:instrText>
      </w:r>
      <w:r w:rsidRPr="007C075C">
        <w:rPr>
          <w:color w:val="000000" w:themeColor="text1"/>
        </w:rPr>
      </w:r>
      <w:r w:rsidRPr="00072138">
        <w:rPr>
          <w:color w:val="000000" w:themeColor="text1"/>
          <w:rPrChange w:id="298" w:author="Shiva Mishra" w:date="2026-04-14T11:23:00Z" w16du:dateUtc="2026-04-14T01:23:00Z">
            <w:rPr/>
          </w:rPrChange>
        </w:rPr>
        <w:fldChar w:fldCharType="separate"/>
      </w:r>
      <w:r w:rsidRPr="00072138">
        <w:rPr>
          <w:rStyle w:val="Hyperlink"/>
          <w:color w:val="000000" w:themeColor="text1"/>
          <w:u w:val="none"/>
          <w:rPrChange w:id="299" w:author="Shiva Mishra" w:date="2026-04-14T11:23:00Z" w16du:dateUtc="2026-04-14T01:23:00Z">
            <w:rPr>
              <w:rStyle w:val="Hyperlink"/>
            </w:rPr>
          </w:rPrChange>
        </w:rPr>
        <w:t>https://www.who.int/publications/i/item/9789240115569</w:t>
      </w:r>
      <w:r w:rsidRPr="00072138">
        <w:rPr>
          <w:color w:val="000000" w:themeColor="text1"/>
          <w:rPrChange w:id="300" w:author="Shiva Mishra" w:date="2026-04-14T11:23:00Z" w16du:dateUtc="2026-04-14T01:23:00Z">
            <w:rPr/>
          </w:rPrChange>
        </w:rPr>
        <w:fldChar w:fldCharType="end"/>
      </w:r>
      <w:r w:rsidRPr="00072138">
        <w:rPr>
          <w:color w:val="000000" w:themeColor="text1"/>
          <w:rPrChange w:id="301" w:author="Shiva Mishra" w:date="2026-04-14T11:23:00Z" w16du:dateUtc="2026-04-14T01:23:00Z">
            <w:rPr/>
          </w:rPrChange>
        </w:rPr>
        <w:t>.</w:t>
      </w:r>
    </w:p>
    <w:p w14:paraId="38B6A21D" w14:textId="77777777" w:rsidR="00D73663" w:rsidRPr="00072138" w:rsidRDefault="00D73663" w:rsidP="00D73663">
      <w:pPr>
        <w:pStyle w:val="EndNoteBibliography"/>
        <w:spacing w:after="0"/>
        <w:rPr>
          <w:color w:val="000000" w:themeColor="text1"/>
          <w:rPrChange w:id="302" w:author="Shiva Mishra" w:date="2026-04-14T11:23:00Z" w16du:dateUtc="2026-04-14T01:23:00Z">
            <w:rPr/>
          </w:rPrChange>
        </w:rPr>
      </w:pPr>
      <w:r w:rsidRPr="00072138">
        <w:rPr>
          <w:color w:val="000000" w:themeColor="text1"/>
          <w:rPrChange w:id="303" w:author="Shiva Mishra" w:date="2026-04-14T11:23:00Z" w16du:dateUtc="2026-04-14T01:23:00Z">
            <w:rPr/>
          </w:rPrChange>
        </w:rPr>
        <w:t>4.</w:t>
      </w:r>
      <w:r w:rsidRPr="00072138">
        <w:rPr>
          <w:color w:val="000000" w:themeColor="text1"/>
          <w:rPrChange w:id="304" w:author="Shiva Mishra" w:date="2026-04-14T11:23:00Z" w16du:dateUtc="2026-04-14T01:23:00Z">
            <w:rPr/>
          </w:rPrChange>
        </w:rPr>
        <w:tab/>
        <w:t>Mishra SR, Satheesh G, Khanal V, Adhikari B, Parker D, Picone DS, et al. Bridging Hypertension Care Shortfalls Between Provider Capacity and Patient Needs: A Pooled Analysis of Data From 199 Countries and Territories. Hypertension. 2025;82(11):1906-15.</w:t>
      </w:r>
    </w:p>
    <w:p w14:paraId="3613AF96" w14:textId="77777777" w:rsidR="00D73663" w:rsidRPr="00072138" w:rsidRDefault="00D73663" w:rsidP="00D73663">
      <w:pPr>
        <w:pStyle w:val="EndNoteBibliography"/>
        <w:spacing w:after="0"/>
        <w:rPr>
          <w:color w:val="000000" w:themeColor="text1"/>
          <w:rPrChange w:id="305" w:author="Shiva Mishra" w:date="2026-04-14T11:23:00Z" w16du:dateUtc="2026-04-14T01:23:00Z">
            <w:rPr/>
          </w:rPrChange>
        </w:rPr>
      </w:pPr>
      <w:r w:rsidRPr="00072138">
        <w:rPr>
          <w:color w:val="000000" w:themeColor="text1"/>
          <w:rPrChange w:id="306" w:author="Shiva Mishra" w:date="2026-04-14T11:23:00Z" w16du:dateUtc="2026-04-14T01:23:00Z">
            <w:rPr/>
          </w:rPrChange>
        </w:rPr>
        <w:t>5.</w:t>
      </w:r>
      <w:r w:rsidRPr="00072138">
        <w:rPr>
          <w:color w:val="000000" w:themeColor="text1"/>
          <w:rPrChange w:id="307" w:author="Shiva Mishra" w:date="2026-04-14T11:23:00Z" w16du:dateUtc="2026-04-14T01:23:00Z">
            <w:rPr/>
          </w:rPrChange>
        </w:rPr>
        <w:tab/>
        <w:t>Bryant KB, Rao AS, Cohen LP, Dandan N, Kronish IM, Barai N, et al. Effectiveness and cost-effectiveness of team-based care for hypertension: a meta-analysis and simulation study. Hypertension. 2023;80(6):1199-208.</w:t>
      </w:r>
    </w:p>
    <w:p w14:paraId="25E52084" w14:textId="77777777" w:rsidR="00D73663" w:rsidRPr="00072138" w:rsidRDefault="00D73663" w:rsidP="00D73663">
      <w:pPr>
        <w:pStyle w:val="EndNoteBibliography"/>
        <w:spacing w:after="0"/>
        <w:rPr>
          <w:color w:val="000000" w:themeColor="text1"/>
          <w:rPrChange w:id="308" w:author="Shiva Mishra" w:date="2026-04-14T11:23:00Z" w16du:dateUtc="2026-04-14T01:23:00Z">
            <w:rPr/>
          </w:rPrChange>
        </w:rPr>
      </w:pPr>
      <w:r w:rsidRPr="00072138">
        <w:rPr>
          <w:color w:val="000000" w:themeColor="text1"/>
          <w:rPrChange w:id="309" w:author="Shiva Mishra" w:date="2026-04-14T11:23:00Z" w16du:dateUtc="2026-04-14T01:23:00Z">
            <w:rPr/>
          </w:rPrChange>
        </w:rPr>
        <w:t>6.</w:t>
      </w:r>
      <w:r w:rsidRPr="00072138">
        <w:rPr>
          <w:color w:val="000000" w:themeColor="text1"/>
          <w:rPrChange w:id="310" w:author="Shiva Mishra" w:date="2026-04-14T11:23:00Z" w16du:dateUtc="2026-04-14T01:23:00Z">
            <w:rPr/>
          </w:rPrChange>
        </w:rPr>
        <w:tab/>
        <w:t>Tanuseputro P, Arnason T, Hennessy D, Smith B, Bennett C, Kopec J, et al. Simulation modeling to enhance population health intervention research for chronic disease prevention. Canadian Journal of Public Health. 2019;110:52-7.</w:t>
      </w:r>
    </w:p>
    <w:p w14:paraId="27BEB3BD" w14:textId="77777777" w:rsidR="00D73663" w:rsidRPr="00072138" w:rsidRDefault="00D73663" w:rsidP="00D73663">
      <w:pPr>
        <w:pStyle w:val="EndNoteBibliography"/>
        <w:spacing w:after="0"/>
        <w:rPr>
          <w:color w:val="000000" w:themeColor="text1"/>
          <w:rPrChange w:id="311" w:author="Shiva Mishra" w:date="2026-04-14T11:23:00Z" w16du:dateUtc="2026-04-14T01:23:00Z">
            <w:rPr/>
          </w:rPrChange>
        </w:rPr>
      </w:pPr>
      <w:r w:rsidRPr="00072138">
        <w:rPr>
          <w:color w:val="000000" w:themeColor="text1"/>
          <w:rPrChange w:id="312" w:author="Shiva Mishra" w:date="2026-04-14T11:23:00Z" w16du:dateUtc="2026-04-14T01:23:00Z">
            <w:rPr/>
          </w:rPrChange>
        </w:rPr>
        <w:t>7.</w:t>
      </w:r>
      <w:r w:rsidRPr="00072138">
        <w:rPr>
          <w:color w:val="000000" w:themeColor="text1"/>
          <w:rPrChange w:id="313" w:author="Shiva Mishra" w:date="2026-04-14T11:23:00Z" w16du:dateUtc="2026-04-14T01:23:00Z">
            <w:rPr/>
          </w:rPrChange>
        </w:rPr>
        <w:tab/>
        <w:t>Tanuseputro P, Arnason T, Hennessy D, Smith B, Bennett C, Kopec J, et al. Simulation modeling to enhance population health intervention research for chronic disease prevention. Canadian Journal of Public Health. 2019;110(1):52-7.</w:t>
      </w:r>
    </w:p>
    <w:p w14:paraId="0CAA0CBE" w14:textId="77777777" w:rsidR="00D73663" w:rsidRPr="00072138" w:rsidRDefault="00D73663" w:rsidP="00D73663">
      <w:pPr>
        <w:pStyle w:val="EndNoteBibliography"/>
        <w:spacing w:after="0"/>
        <w:rPr>
          <w:color w:val="000000" w:themeColor="text1"/>
          <w:rPrChange w:id="314" w:author="Shiva Mishra" w:date="2026-04-14T11:23:00Z" w16du:dateUtc="2026-04-14T01:23:00Z">
            <w:rPr/>
          </w:rPrChange>
        </w:rPr>
      </w:pPr>
      <w:r w:rsidRPr="00072138">
        <w:rPr>
          <w:color w:val="000000" w:themeColor="text1"/>
          <w:rPrChange w:id="315" w:author="Shiva Mishra" w:date="2026-04-14T11:23:00Z" w16du:dateUtc="2026-04-14T01:23:00Z">
            <w:rPr/>
          </w:rPrChange>
        </w:rPr>
        <w:t>8.</w:t>
      </w:r>
      <w:r w:rsidRPr="00072138">
        <w:rPr>
          <w:color w:val="000000" w:themeColor="text1"/>
          <w:rPrChange w:id="316" w:author="Shiva Mishra" w:date="2026-04-14T11:23:00Z" w16du:dateUtc="2026-04-14T01:23:00Z">
            <w:rPr/>
          </w:rPrChange>
        </w:rPr>
        <w:tab/>
        <w:t>Mishra SR, Neupane D, Bhandari PM, Khanal V, Kallestrup P. Burgeoning burden of non-communicable diseases in Nepal: a scoping review. Globalization and health. 2015;11(1):32.</w:t>
      </w:r>
    </w:p>
    <w:p w14:paraId="19FA4647" w14:textId="77777777" w:rsidR="00D73663" w:rsidRPr="00072138" w:rsidRDefault="00D73663" w:rsidP="00D73663">
      <w:pPr>
        <w:pStyle w:val="EndNoteBibliography"/>
        <w:spacing w:after="0"/>
        <w:rPr>
          <w:color w:val="000000" w:themeColor="text1"/>
          <w:rPrChange w:id="317" w:author="Shiva Mishra" w:date="2026-04-14T11:23:00Z" w16du:dateUtc="2026-04-14T01:23:00Z">
            <w:rPr/>
          </w:rPrChange>
        </w:rPr>
      </w:pPr>
      <w:r w:rsidRPr="00072138">
        <w:rPr>
          <w:color w:val="000000" w:themeColor="text1"/>
          <w:rPrChange w:id="318" w:author="Shiva Mishra" w:date="2026-04-14T11:23:00Z" w16du:dateUtc="2026-04-14T01:23:00Z">
            <w:rPr/>
          </w:rPrChange>
        </w:rPr>
        <w:t>9.</w:t>
      </w:r>
      <w:r w:rsidRPr="00072138">
        <w:rPr>
          <w:color w:val="000000" w:themeColor="text1"/>
          <w:rPrChange w:id="319" w:author="Shiva Mishra" w:date="2026-04-14T11:23:00Z" w16du:dateUtc="2026-04-14T01:23:00Z">
            <w:rPr/>
          </w:rPrChange>
        </w:rPr>
        <w:tab/>
        <w:t>Mishra SR, Ghimire S, Shrestha N, Shrestha A, Virani SS. Socio-economic inequalities in hypertension burden and cascade of services: nationwide cross-sectional study in Nepal. Journal of human hypertension. 2019;33(8):613-25.</w:t>
      </w:r>
    </w:p>
    <w:p w14:paraId="2443C3F9" w14:textId="77777777" w:rsidR="00D73663" w:rsidRPr="00072138" w:rsidRDefault="00D73663" w:rsidP="00D73663">
      <w:pPr>
        <w:pStyle w:val="EndNoteBibliography"/>
        <w:spacing w:after="0"/>
        <w:rPr>
          <w:color w:val="000000" w:themeColor="text1"/>
          <w:rPrChange w:id="320" w:author="Shiva Mishra" w:date="2026-04-14T11:23:00Z" w16du:dateUtc="2026-04-14T01:23:00Z">
            <w:rPr/>
          </w:rPrChange>
        </w:rPr>
      </w:pPr>
      <w:r w:rsidRPr="00072138">
        <w:rPr>
          <w:color w:val="000000" w:themeColor="text1"/>
          <w:rPrChange w:id="321" w:author="Shiva Mishra" w:date="2026-04-14T11:23:00Z" w16du:dateUtc="2026-04-14T01:23:00Z">
            <w:rPr/>
          </w:rPrChange>
        </w:rPr>
        <w:t>10.</w:t>
      </w:r>
      <w:r w:rsidRPr="00072138">
        <w:rPr>
          <w:color w:val="000000" w:themeColor="text1"/>
          <w:rPrChange w:id="322" w:author="Shiva Mishra" w:date="2026-04-14T11:23:00Z" w16du:dateUtc="2026-04-14T01:23:00Z">
            <w:rPr/>
          </w:rPrChange>
        </w:rPr>
        <w:tab/>
        <w:t>Pandey AR, Dhimal M, Shrestha N, Sharma D, Maskey J, Dhungana RR, et al. Burden of cardiovascular diseases in Nepal from 1990 to 2019: the global burden of disease study, 2019. Global health, epidemiology and genomics. 2023;2023(1):3700094.</w:t>
      </w:r>
    </w:p>
    <w:p w14:paraId="724B7F17" w14:textId="77777777" w:rsidR="00D73663" w:rsidRPr="00072138" w:rsidRDefault="00D73663" w:rsidP="00D73663">
      <w:pPr>
        <w:pStyle w:val="EndNoteBibliography"/>
        <w:spacing w:after="0"/>
        <w:rPr>
          <w:color w:val="000000" w:themeColor="text1"/>
          <w:rPrChange w:id="323" w:author="Shiva Mishra" w:date="2026-04-14T11:23:00Z" w16du:dateUtc="2026-04-14T01:23:00Z">
            <w:rPr/>
          </w:rPrChange>
        </w:rPr>
      </w:pPr>
      <w:r w:rsidRPr="00072138">
        <w:rPr>
          <w:color w:val="000000" w:themeColor="text1"/>
          <w:rPrChange w:id="324" w:author="Shiva Mishra" w:date="2026-04-14T11:23:00Z" w16du:dateUtc="2026-04-14T01:23:00Z">
            <w:rPr/>
          </w:rPrChange>
        </w:rPr>
        <w:t>11.</w:t>
      </w:r>
      <w:r w:rsidRPr="00072138">
        <w:rPr>
          <w:color w:val="000000" w:themeColor="text1"/>
          <w:rPrChange w:id="325" w:author="Shiva Mishra" w:date="2026-04-14T11:23:00Z" w16du:dateUtc="2026-04-14T01:23:00Z">
            <w:rPr/>
          </w:rPrChange>
        </w:rPr>
        <w:tab/>
        <w:t>Ghimire U, Shrestha N, Adhikari B, Mehata S, Pokharel Y, Mishra SR. Health system’s readiness to provide cardiovascular, diabetes and chronic respiratory disease related services in Nepal: analysis using 2015 health facility survey. BMC public health. 2020;20(1):1163.</w:t>
      </w:r>
    </w:p>
    <w:p w14:paraId="5DC7A7EA" w14:textId="77777777" w:rsidR="00D73663" w:rsidRPr="00072138" w:rsidRDefault="00D73663" w:rsidP="00D73663">
      <w:pPr>
        <w:pStyle w:val="EndNoteBibliography"/>
        <w:spacing w:after="0"/>
        <w:rPr>
          <w:color w:val="000000" w:themeColor="text1"/>
          <w:rPrChange w:id="326" w:author="Shiva Mishra" w:date="2026-04-14T11:23:00Z" w16du:dateUtc="2026-04-14T01:23:00Z">
            <w:rPr/>
          </w:rPrChange>
        </w:rPr>
      </w:pPr>
      <w:r w:rsidRPr="00072138">
        <w:rPr>
          <w:color w:val="000000" w:themeColor="text1"/>
          <w:rPrChange w:id="327" w:author="Shiva Mishra" w:date="2026-04-14T11:23:00Z" w16du:dateUtc="2026-04-14T01:23:00Z">
            <w:rPr/>
          </w:rPrChange>
        </w:rPr>
        <w:t>12.</w:t>
      </w:r>
      <w:r w:rsidRPr="00072138">
        <w:rPr>
          <w:color w:val="000000" w:themeColor="text1"/>
          <w:rPrChange w:id="328" w:author="Shiva Mishra" w:date="2026-04-14T11:23:00Z" w16du:dateUtc="2026-04-14T01:23:00Z">
            <w:rPr/>
          </w:rPrChange>
        </w:rPr>
        <w:tab/>
        <w:t>Sharma A, Kaplan WA, Satheesh G, Poudyal IP, Gyawali P, Neupane D, et al. Health system capacity and access barriers to diagnosis and treatment of CVD and diabetes in Nepal. Global Heart. 2021;16(1):38.</w:t>
      </w:r>
    </w:p>
    <w:p w14:paraId="3CFC0DDD" w14:textId="77777777" w:rsidR="00D73663" w:rsidRPr="00072138" w:rsidRDefault="00D73663" w:rsidP="00D73663">
      <w:pPr>
        <w:pStyle w:val="EndNoteBibliography"/>
        <w:spacing w:after="0"/>
        <w:rPr>
          <w:color w:val="000000" w:themeColor="text1"/>
          <w:rPrChange w:id="329" w:author="Shiva Mishra" w:date="2026-04-14T11:23:00Z" w16du:dateUtc="2026-04-14T01:23:00Z">
            <w:rPr/>
          </w:rPrChange>
        </w:rPr>
      </w:pPr>
      <w:r w:rsidRPr="00072138">
        <w:rPr>
          <w:color w:val="000000" w:themeColor="text1"/>
          <w:rPrChange w:id="330" w:author="Shiva Mishra" w:date="2026-04-14T11:23:00Z" w16du:dateUtc="2026-04-14T01:23:00Z">
            <w:rPr/>
          </w:rPrChange>
        </w:rPr>
        <w:t>13.</w:t>
      </w:r>
      <w:r w:rsidRPr="00072138">
        <w:rPr>
          <w:color w:val="000000" w:themeColor="text1"/>
          <w:rPrChange w:id="331" w:author="Shiva Mishra" w:date="2026-04-14T11:23:00Z" w16du:dateUtc="2026-04-14T01:23:00Z">
            <w:rPr/>
          </w:rPrChange>
        </w:rPr>
        <w:tab/>
        <w:t>Soorapanth S, Eldabi T, Young T. Towards a framework for evaluating the costs and benefits of simulation modelling in healthcare. Journal of the Operational Research Society. 2023;74(3):637-46.</w:t>
      </w:r>
    </w:p>
    <w:p w14:paraId="0258D8AE" w14:textId="77777777" w:rsidR="00D73663" w:rsidRPr="00072138" w:rsidRDefault="00D73663" w:rsidP="00D73663">
      <w:pPr>
        <w:pStyle w:val="EndNoteBibliography"/>
        <w:spacing w:after="0"/>
        <w:rPr>
          <w:color w:val="000000" w:themeColor="text1"/>
          <w:rPrChange w:id="332" w:author="Shiva Mishra" w:date="2026-04-14T11:23:00Z" w16du:dateUtc="2026-04-14T01:23:00Z">
            <w:rPr/>
          </w:rPrChange>
        </w:rPr>
      </w:pPr>
      <w:r w:rsidRPr="00072138">
        <w:rPr>
          <w:color w:val="000000" w:themeColor="text1"/>
          <w:rPrChange w:id="333" w:author="Shiva Mishra" w:date="2026-04-14T11:23:00Z" w16du:dateUtc="2026-04-14T01:23:00Z">
            <w:rPr/>
          </w:rPrChange>
        </w:rPr>
        <w:t>14.</w:t>
      </w:r>
      <w:r w:rsidRPr="00072138">
        <w:rPr>
          <w:color w:val="000000" w:themeColor="text1"/>
          <w:rPrChange w:id="334" w:author="Shiva Mishra" w:date="2026-04-14T11:23:00Z" w16du:dateUtc="2026-04-14T01:23:00Z">
            <w:rPr/>
          </w:rPrChange>
        </w:rPr>
        <w:tab/>
        <w:t>Singh A, Wilson N, Blakely T. Simulating future public health benefits of tobacco control interventions: a systematic review of models. Tobacco Control. 2021;30(4):460-70.</w:t>
      </w:r>
    </w:p>
    <w:p w14:paraId="624D7156" w14:textId="77777777" w:rsidR="00D73663" w:rsidRPr="00072138" w:rsidRDefault="00D73663" w:rsidP="00D73663">
      <w:pPr>
        <w:pStyle w:val="EndNoteBibliography"/>
        <w:spacing w:after="0"/>
        <w:rPr>
          <w:color w:val="000000" w:themeColor="text1"/>
          <w:rPrChange w:id="335" w:author="Shiva Mishra" w:date="2026-04-14T11:23:00Z" w16du:dateUtc="2026-04-14T01:23:00Z">
            <w:rPr/>
          </w:rPrChange>
        </w:rPr>
      </w:pPr>
      <w:r w:rsidRPr="00072138">
        <w:rPr>
          <w:color w:val="000000" w:themeColor="text1"/>
          <w:rPrChange w:id="336" w:author="Shiva Mishra" w:date="2026-04-14T11:23:00Z" w16du:dateUtc="2026-04-14T01:23:00Z">
            <w:rPr/>
          </w:rPrChange>
        </w:rPr>
        <w:t>15.</w:t>
      </w:r>
      <w:r w:rsidRPr="00072138">
        <w:rPr>
          <w:color w:val="000000" w:themeColor="text1"/>
          <w:rPrChange w:id="337" w:author="Shiva Mishra" w:date="2026-04-14T11:23:00Z" w16du:dateUtc="2026-04-14T01:23:00Z">
            <w:rPr/>
          </w:rPrChange>
        </w:rPr>
        <w:tab/>
        <w:t>Feirman S, Donaldson E, Pearson J, Zawistowski G, Niaura R, Glasser A, Villanti AC. Mathematical modelling in tobacco control research: protocol for a systematic review. BMJ open. 2015;5(4):e007269.</w:t>
      </w:r>
    </w:p>
    <w:p w14:paraId="1D5F20FA" w14:textId="77777777" w:rsidR="00D73663" w:rsidRPr="00072138" w:rsidRDefault="00D73663" w:rsidP="00D73663">
      <w:pPr>
        <w:pStyle w:val="EndNoteBibliography"/>
        <w:spacing w:after="0"/>
        <w:rPr>
          <w:color w:val="000000" w:themeColor="text1"/>
          <w:rPrChange w:id="338" w:author="Shiva Mishra" w:date="2026-04-14T11:23:00Z" w16du:dateUtc="2026-04-14T01:23:00Z">
            <w:rPr/>
          </w:rPrChange>
        </w:rPr>
      </w:pPr>
      <w:r w:rsidRPr="00072138">
        <w:rPr>
          <w:color w:val="000000" w:themeColor="text1"/>
          <w:rPrChange w:id="339" w:author="Shiva Mishra" w:date="2026-04-14T11:23:00Z" w16du:dateUtc="2026-04-14T01:23:00Z">
            <w:rPr/>
          </w:rPrChange>
        </w:rPr>
        <w:t>16.</w:t>
      </w:r>
      <w:r w:rsidRPr="00072138">
        <w:rPr>
          <w:color w:val="000000" w:themeColor="text1"/>
          <w:rPrChange w:id="340" w:author="Shiva Mishra" w:date="2026-04-14T11:23:00Z" w16du:dateUtc="2026-04-14T01:23:00Z">
            <w:rPr/>
          </w:rPrChange>
        </w:rPr>
        <w:tab/>
        <w:t>Stevens GA, Alkema L, Black RE, Boerma JT, Collins GS, Ezzati M, et al. Guidelines for accurate and transparent health estimates reporting: the GATHER statement. The Lancet. 2016;388(10062):e19-e23.</w:t>
      </w:r>
    </w:p>
    <w:p w14:paraId="48B6B65D" w14:textId="77777777" w:rsidR="00D73663" w:rsidRPr="00072138" w:rsidRDefault="00D73663" w:rsidP="00D73663">
      <w:pPr>
        <w:pStyle w:val="EndNoteBibliography"/>
        <w:spacing w:after="0"/>
        <w:rPr>
          <w:color w:val="000000" w:themeColor="text1"/>
          <w:rPrChange w:id="341" w:author="Shiva Mishra" w:date="2026-04-14T11:23:00Z" w16du:dateUtc="2026-04-14T01:23:00Z">
            <w:rPr/>
          </w:rPrChange>
        </w:rPr>
      </w:pPr>
      <w:r w:rsidRPr="00072138">
        <w:rPr>
          <w:color w:val="000000" w:themeColor="text1"/>
          <w:rPrChange w:id="342" w:author="Shiva Mishra" w:date="2026-04-14T11:23:00Z" w16du:dateUtc="2026-04-14T01:23:00Z">
            <w:rPr/>
          </w:rPrChange>
        </w:rPr>
        <w:t>17.</w:t>
      </w:r>
      <w:r w:rsidRPr="00072138">
        <w:rPr>
          <w:color w:val="000000" w:themeColor="text1"/>
          <w:rPrChange w:id="343" w:author="Shiva Mishra" w:date="2026-04-14T11:23:00Z" w16du:dateUtc="2026-04-14T01:23:00Z">
            <w:rPr/>
          </w:rPrChange>
        </w:rPr>
        <w:tab/>
        <w:t>Mishra SR, Wilson T, Andrabi H, Ait Ouakrim D, Li A, Akpan E, et al. The total health gains and cost savings of eradicating cold housing in Australia. Social Science &amp; Medicine. 2023;334:115954.</w:t>
      </w:r>
    </w:p>
    <w:p w14:paraId="345A8D5B" w14:textId="77777777" w:rsidR="00D73663" w:rsidRPr="00072138" w:rsidRDefault="00D73663" w:rsidP="00D73663">
      <w:pPr>
        <w:pStyle w:val="EndNoteBibliography"/>
        <w:spacing w:after="0"/>
        <w:rPr>
          <w:color w:val="000000" w:themeColor="text1"/>
          <w:rPrChange w:id="344" w:author="Shiva Mishra" w:date="2026-04-14T11:23:00Z" w16du:dateUtc="2026-04-14T01:23:00Z">
            <w:rPr/>
          </w:rPrChange>
        </w:rPr>
      </w:pPr>
      <w:r w:rsidRPr="00072138">
        <w:rPr>
          <w:color w:val="000000" w:themeColor="text1"/>
          <w:rPrChange w:id="345" w:author="Shiva Mishra" w:date="2026-04-14T11:23:00Z" w16du:dateUtc="2026-04-14T01:23:00Z">
            <w:rPr/>
          </w:rPrChange>
        </w:rPr>
        <w:t>18.</w:t>
      </w:r>
      <w:r w:rsidRPr="00072138">
        <w:rPr>
          <w:color w:val="000000" w:themeColor="text1"/>
          <w:rPrChange w:id="346" w:author="Shiva Mishra" w:date="2026-04-14T11:23:00Z" w16du:dateUtc="2026-04-14T01:23:00Z">
            <w:rPr/>
          </w:rPrChange>
        </w:rPr>
        <w:tab/>
        <w:t>Bohora S, Mishra SR, Wilson T, Blakely T. Health gains from achieving optimal body mass index in Australia: a simulation study. The Lancet Regional Health–Western Pacific. 2024;49.</w:t>
      </w:r>
    </w:p>
    <w:p w14:paraId="22FE3243" w14:textId="77777777" w:rsidR="00D73663" w:rsidRPr="00072138" w:rsidRDefault="00D73663" w:rsidP="00D73663">
      <w:pPr>
        <w:pStyle w:val="EndNoteBibliography"/>
        <w:spacing w:after="0"/>
        <w:rPr>
          <w:color w:val="000000" w:themeColor="text1"/>
          <w:rPrChange w:id="347" w:author="Shiva Mishra" w:date="2026-04-14T11:23:00Z" w16du:dateUtc="2026-04-14T01:23:00Z">
            <w:rPr/>
          </w:rPrChange>
        </w:rPr>
      </w:pPr>
      <w:r w:rsidRPr="00072138">
        <w:rPr>
          <w:color w:val="000000" w:themeColor="text1"/>
          <w:rPrChange w:id="348" w:author="Shiva Mishra" w:date="2026-04-14T11:23:00Z" w16du:dateUtc="2026-04-14T01:23:00Z">
            <w:rPr/>
          </w:rPrChange>
        </w:rPr>
        <w:t>19.</w:t>
      </w:r>
      <w:r w:rsidRPr="00072138">
        <w:rPr>
          <w:color w:val="000000" w:themeColor="text1"/>
          <w:rPrChange w:id="349" w:author="Shiva Mishra" w:date="2026-04-14T11:23:00Z" w16du:dateUtc="2026-04-14T01:23:00Z">
            <w:rPr/>
          </w:rPrChange>
        </w:rPr>
        <w:tab/>
        <w:t xml:space="preserve">Blakely T, Cleghorn C, Petrović-van der Deen F, Cobiac LJ, Mizdrak A, Mackenbach JP, et al. Prospective impact of tobacco eradication and overweight and obesity eradication on future </w:t>
      </w:r>
      <w:r w:rsidRPr="00072138">
        <w:rPr>
          <w:color w:val="000000" w:themeColor="text1"/>
          <w:rPrChange w:id="350" w:author="Shiva Mishra" w:date="2026-04-14T11:23:00Z" w16du:dateUtc="2026-04-14T01:23:00Z">
            <w:rPr/>
          </w:rPrChange>
        </w:rPr>
        <w:lastRenderedPageBreak/>
        <w:t>morbidity and health-adjusted life expectancy: simulation study. J Epidemiol Community Health. 2020;74(4):354-61.</w:t>
      </w:r>
    </w:p>
    <w:p w14:paraId="594BDCEB" w14:textId="77777777" w:rsidR="00D73663" w:rsidRPr="00072138" w:rsidRDefault="00D73663" w:rsidP="00D73663">
      <w:pPr>
        <w:pStyle w:val="EndNoteBibliography"/>
        <w:spacing w:after="0"/>
        <w:rPr>
          <w:color w:val="000000" w:themeColor="text1"/>
          <w:rPrChange w:id="351" w:author="Shiva Mishra" w:date="2026-04-14T11:23:00Z" w16du:dateUtc="2026-04-14T01:23:00Z">
            <w:rPr/>
          </w:rPrChange>
        </w:rPr>
      </w:pPr>
      <w:r w:rsidRPr="00072138">
        <w:rPr>
          <w:color w:val="000000" w:themeColor="text1"/>
          <w:rPrChange w:id="352" w:author="Shiva Mishra" w:date="2026-04-14T11:23:00Z" w16du:dateUtc="2026-04-14T01:23:00Z">
            <w:rPr/>
          </w:rPrChange>
        </w:rPr>
        <w:t>20.</w:t>
      </w:r>
      <w:r w:rsidRPr="00072138">
        <w:rPr>
          <w:color w:val="000000" w:themeColor="text1"/>
          <w:rPrChange w:id="353" w:author="Shiva Mishra" w:date="2026-04-14T11:23:00Z" w16du:dateUtc="2026-04-14T01:23:00Z">
            <w:rPr/>
          </w:rPrChange>
        </w:rPr>
        <w:tab/>
        <w:t>Zapata-Diomedi B, Barendregt JJ, Veerman JL. Population attributable fraction: names, types and issues with incorrect interpretation of relative risks. British Journal of Sports Medicine. 2018;52(4):212.</w:t>
      </w:r>
    </w:p>
    <w:p w14:paraId="0AF79DA4" w14:textId="77777777" w:rsidR="00D73663" w:rsidRPr="00072138" w:rsidRDefault="00D73663" w:rsidP="00D73663">
      <w:pPr>
        <w:pStyle w:val="EndNoteBibliography"/>
        <w:spacing w:after="0"/>
        <w:rPr>
          <w:color w:val="000000" w:themeColor="text1"/>
          <w:rPrChange w:id="354" w:author="Shiva Mishra" w:date="2026-04-14T11:23:00Z" w16du:dateUtc="2026-04-14T01:23:00Z">
            <w:rPr/>
          </w:rPrChange>
        </w:rPr>
      </w:pPr>
      <w:r w:rsidRPr="00072138">
        <w:rPr>
          <w:color w:val="000000" w:themeColor="text1"/>
          <w:rPrChange w:id="355" w:author="Shiva Mishra" w:date="2026-04-14T11:23:00Z" w16du:dateUtc="2026-04-14T01:23:00Z">
            <w:rPr/>
          </w:rPrChange>
        </w:rPr>
        <w:t>21.</w:t>
      </w:r>
      <w:r w:rsidRPr="00072138">
        <w:rPr>
          <w:color w:val="000000" w:themeColor="text1"/>
          <w:rPrChange w:id="356" w:author="Shiva Mishra" w:date="2026-04-14T11:23:00Z" w16du:dateUtc="2026-04-14T01:23:00Z">
            <w:rPr/>
          </w:rPrChange>
        </w:rPr>
        <w:tab/>
        <w:t>Hay SI, Ong KL, Santomauro DF, Aalipour MA, Aalruz H, Ababneh HS, et al. Burden of 375 diseases and injuries, risk-attributable burden of 88 risk factors, and healthy life expectancy in 204 countries and territories, including 660 subnational locations, 1990–2023: a systematic analysis for the Global Burden of Disease Study 2023. The Lancet. 2025;406(10513):1873-922.</w:t>
      </w:r>
    </w:p>
    <w:p w14:paraId="0DCD6264" w14:textId="77777777" w:rsidR="00D73663" w:rsidRPr="00072138" w:rsidRDefault="00D73663" w:rsidP="00D73663">
      <w:pPr>
        <w:pStyle w:val="EndNoteBibliography"/>
        <w:spacing w:after="0"/>
        <w:rPr>
          <w:color w:val="000000" w:themeColor="text1"/>
          <w:rPrChange w:id="357" w:author="Shiva Mishra" w:date="2026-04-14T11:23:00Z" w16du:dateUtc="2026-04-14T01:23:00Z">
            <w:rPr/>
          </w:rPrChange>
        </w:rPr>
      </w:pPr>
      <w:r w:rsidRPr="00072138">
        <w:rPr>
          <w:color w:val="000000" w:themeColor="text1"/>
          <w:rPrChange w:id="358" w:author="Shiva Mishra" w:date="2026-04-14T11:23:00Z" w16du:dateUtc="2026-04-14T01:23:00Z">
            <w:rPr/>
          </w:rPrChange>
        </w:rPr>
        <w:t>22.</w:t>
      </w:r>
      <w:r w:rsidRPr="00072138">
        <w:rPr>
          <w:color w:val="000000" w:themeColor="text1"/>
          <w:rPrChange w:id="359" w:author="Shiva Mishra" w:date="2026-04-14T11:23:00Z" w16du:dateUtc="2026-04-14T01:23:00Z">
            <w:rPr/>
          </w:rPrChange>
        </w:rPr>
        <w:tab/>
        <w:t>Pickersgill SJ, Msemburi WT, Cobb L, Ide N, Moran AE, Su Y, et al. Modeling global 80-80-80 blood pressure targets and cardiovascular outcomes. Nature medicine. 2022;28(8):1693-9.</w:t>
      </w:r>
    </w:p>
    <w:p w14:paraId="2F90A95C" w14:textId="77777777" w:rsidR="00D73663" w:rsidRPr="00072138" w:rsidRDefault="00D73663" w:rsidP="00D73663">
      <w:pPr>
        <w:pStyle w:val="EndNoteBibliography"/>
        <w:spacing w:after="0"/>
        <w:rPr>
          <w:color w:val="000000" w:themeColor="text1"/>
          <w:rPrChange w:id="360" w:author="Shiva Mishra" w:date="2026-04-14T11:23:00Z" w16du:dateUtc="2026-04-14T01:23:00Z">
            <w:rPr/>
          </w:rPrChange>
        </w:rPr>
      </w:pPr>
      <w:r w:rsidRPr="00072138">
        <w:rPr>
          <w:color w:val="000000" w:themeColor="text1"/>
          <w:rPrChange w:id="361" w:author="Shiva Mishra" w:date="2026-04-14T11:23:00Z" w16du:dateUtc="2026-04-14T01:23:00Z">
            <w:rPr/>
          </w:rPrChange>
        </w:rPr>
        <w:t>23.</w:t>
      </w:r>
      <w:r w:rsidRPr="00072138">
        <w:rPr>
          <w:color w:val="000000" w:themeColor="text1"/>
          <w:rPrChange w:id="362" w:author="Shiva Mishra" w:date="2026-04-14T11:23:00Z" w16du:dateUtc="2026-04-14T01:23:00Z">
            <w:rPr/>
          </w:rPrChange>
        </w:rPr>
        <w:tab/>
        <w:t>Khanal A, GC S, Dahal I, Mishra S, GC VS, Wasti SP, Ghimire R. Hypertension care cascade in Nepal: findings from Nepal Demographic and Health Survey 2022. medRxiv. 2025:2025.03. 10.25323662.</w:t>
      </w:r>
    </w:p>
    <w:p w14:paraId="74813617" w14:textId="77777777" w:rsidR="00D73663" w:rsidRPr="00072138" w:rsidRDefault="00D73663" w:rsidP="00D73663">
      <w:pPr>
        <w:pStyle w:val="EndNoteBibliography"/>
        <w:spacing w:after="0"/>
        <w:rPr>
          <w:color w:val="000000" w:themeColor="text1"/>
          <w:rPrChange w:id="363" w:author="Shiva Mishra" w:date="2026-04-14T11:23:00Z" w16du:dateUtc="2026-04-14T01:23:00Z">
            <w:rPr/>
          </w:rPrChange>
        </w:rPr>
      </w:pPr>
      <w:r w:rsidRPr="00072138">
        <w:rPr>
          <w:color w:val="000000" w:themeColor="text1"/>
          <w:rPrChange w:id="364" w:author="Shiva Mishra" w:date="2026-04-14T11:23:00Z" w16du:dateUtc="2026-04-14T01:23:00Z">
            <w:rPr/>
          </w:rPrChange>
        </w:rPr>
        <w:t>24.</w:t>
      </w:r>
      <w:r w:rsidRPr="00072138">
        <w:rPr>
          <w:color w:val="000000" w:themeColor="text1"/>
          <w:rPrChange w:id="365" w:author="Shiva Mishra" w:date="2026-04-14T11:23:00Z" w16du:dateUtc="2026-04-14T01:23:00Z">
            <w:rPr/>
          </w:rPrChange>
        </w:rPr>
        <w:tab/>
        <w:t>Cohn J, Bygrave H, Roberts T, Khan T, Ojji D, Ordunez P. Addressing failures in achieving hypertension control in low-and middle-income settings through simplified treatment algorithms. Global Heart. 2022;17(1):28.</w:t>
      </w:r>
    </w:p>
    <w:p w14:paraId="317AE738" w14:textId="77777777" w:rsidR="00D73663" w:rsidRPr="00072138" w:rsidRDefault="00D73663" w:rsidP="00D73663">
      <w:pPr>
        <w:pStyle w:val="EndNoteBibliography"/>
        <w:spacing w:after="0"/>
        <w:rPr>
          <w:color w:val="000000" w:themeColor="text1"/>
          <w:rPrChange w:id="366" w:author="Shiva Mishra" w:date="2026-04-14T11:23:00Z" w16du:dateUtc="2026-04-14T01:23:00Z">
            <w:rPr/>
          </w:rPrChange>
        </w:rPr>
      </w:pPr>
      <w:r w:rsidRPr="00072138">
        <w:rPr>
          <w:color w:val="000000" w:themeColor="text1"/>
          <w:rPrChange w:id="367" w:author="Shiva Mishra" w:date="2026-04-14T11:23:00Z" w16du:dateUtc="2026-04-14T01:23:00Z">
            <w:rPr/>
          </w:rPrChange>
        </w:rPr>
        <w:t>25.</w:t>
      </w:r>
      <w:r w:rsidRPr="00072138">
        <w:rPr>
          <w:color w:val="000000" w:themeColor="text1"/>
          <w:rPrChange w:id="368" w:author="Shiva Mishra" w:date="2026-04-14T11:23:00Z" w16du:dateUtc="2026-04-14T01:23:00Z">
            <w:rPr/>
          </w:rPrChange>
        </w:rPr>
        <w:tab/>
        <w:t>Sudharsanan N. Population-level mortality benefits of improved blood pressure control in Indonesia: a modelling study. International Journal of Epidemiology. 2019;48(3):954-65.</w:t>
      </w:r>
    </w:p>
    <w:p w14:paraId="36FCB41C" w14:textId="77777777" w:rsidR="00D73663" w:rsidRPr="00072138" w:rsidRDefault="00D73663" w:rsidP="00D73663">
      <w:pPr>
        <w:pStyle w:val="EndNoteBibliography"/>
        <w:spacing w:after="0"/>
        <w:rPr>
          <w:color w:val="000000" w:themeColor="text1"/>
          <w:rPrChange w:id="369" w:author="Shiva Mishra" w:date="2026-04-14T11:23:00Z" w16du:dateUtc="2026-04-14T01:23:00Z">
            <w:rPr/>
          </w:rPrChange>
        </w:rPr>
      </w:pPr>
      <w:r w:rsidRPr="00072138">
        <w:rPr>
          <w:color w:val="000000" w:themeColor="text1"/>
          <w:rPrChange w:id="370" w:author="Shiva Mishra" w:date="2026-04-14T11:23:00Z" w16du:dateUtc="2026-04-14T01:23:00Z">
            <w:rPr/>
          </w:rPrChange>
        </w:rPr>
        <w:t>26.</w:t>
      </w:r>
      <w:r w:rsidRPr="00072138">
        <w:rPr>
          <w:color w:val="000000" w:themeColor="text1"/>
          <w:rPrChange w:id="371" w:author="Shiva Mishra" w:date="2026-04-14T11:23:00Z" w16du:dateUtc="2026-04-14T01:23:00Z">
            <w:rPr/>
          </w:rPrChange>
        </w:rPr>
        <w:tab/>
        <w:t>Stein DT, Reitsma MB, Geldsetzer P, Agoudavi K, Aryal KK, Bahendeka S, et al. Hypertension care cascades and reducing inequities in cardiovascular disease in low-and middle-income countries. Nature Medicine. 2024;30(2):414-23.</w:t>
      </w:r>
    </w:p>
    <w:p w14:paraId="22E588E5" w14:textId="77777777" w:rsidR="00D73663" w:rsidRPr="00072138" w:rsidRDefault="00D73663" w:rsidP="00D73663">
      <w:pPr>
        <w:pStyle w:val="EndNoteBibliography"/>
        <w:spacing w:after="0"/>
        <w:rPr>
          <w:color w:val="000000" w:themeColor="text1"/>
          <w:rPrChange w:id="372" w:author="Shiva Mishra" w:date="2026-04-14T11:23:00Z" w16du:dateUtc="2026-04-14T01:23:00Z">
            <w:rPr/>
          </w:rPrChange>
        </w:rPr>
      </w:pPr>
      <w:r w:rsidRPr="00072138">
        <w:rPr>
          <w:color w:val="000000" w:themeColor="text1"/>
          <w:rPrChange w:id="373" w:author="Shiva Mishra" w:date="2026-04-14T11:23:00Z" w16du:dateUtc="2026-04-14T01:23:00Z">
            <w:rPr/>
          </w:rPrChange>
        </w:rPr>
        <w:t>27.</w:t>
      </w:r>
      <w:r w:rsidRPr="00072138">
        <w:rPr>
          <w:color w:val="000000" w:themeColor="text1"/>
          <w:rPrChange w:id="374" w:author="Shiva Mishra" w:date="2026-04-14T11:23:00Z" w16du:dateUtc="2026-04-14T01:23:00Z">
            <w:rPr/>
          </w:rPrChange>
        </w:rPr>
        <w:tab/>
        <w:t>Geldsetzer P, Manne-Goehler J, Marcus M-E, Ebert C, Zhumadilov Z, Wesseh CS, et al. The state of hypertension care in 44 low-income and middle-income countries: a cross-sectional study of nationally representative individual-level data from 1· 1 million adults. The Lancet. 2019;394(10199):652-62.</w:t>
      </w:r>
    </w:p>
    <w:p w14:paraId="4E57F568" w14:textId="77777777" w:rsidR="00D73663" w:rsidRPr="00072138" w:rsidRDefault="00D73663" w:rsidP="00D73663">
      <w:pPr>
        <w:pStyle w:val="EndNoteBibliography"/>
        <w:spacing w:after="0"/>
        <w:rPr>
          <w:color w:val="000000" w:themeColor="text1"/>
          <w:rPrChange w:id="375" w:author="Shiva Mishra" w:date="2026-04-14T11:23:00Z" w16du:dateUtc="2026-04-14T01:23:00Z">
            <w:rPr/>
          </w:rPrChange>
        </w:rPr>
      </w:pPr>
      <w:r w:rsidRPr="00072138">
        <w:rPr>
          <w:color w:val="000000" w:themeColor="text1"/>
          <w:rPrChange w:id="376" w:author="Shiva Mishra" w:date="2026-04-14T11:23:00Z" w16du:dateUtc="2026-04-14T01:23:00Z">
            <w:rPr/>
          </w:rPrChange>
        </w:rPr>
        <w:t>28.</w:t>
      </w:r>
      <w:r w:rsidRPr="00072138">
        <w:rPr>
          <w:color w:val="000000" w:themeColor="text1"/>
          <w:rPrChange w:id="377" w:author="Shiva Mishra" w:date="2026-04-14T11:23:00Z" w16du:dateUtc="2026-04-14T01:23:00Z">
            <w:rPr/>
          </w:rPrChange>
        </w:rPr>
        <w:tab/>
        <w:t>Mishra SR, Sharma A, Kaplan WA, Adhikari B, Neupane D. Liberating data to combat NCDs. The Lancet Diabetes &amp; Endocrinology. 2016;4(6):482-3.</w:t>
      </w:r>
    </w:p>
    <w:p w14:paraId="47C5A02F" w14:textId="3B417ED9" w:rsidR="00D73663" w:rsidRPr="00072138" w:rsidRDefault="00D73663" w:rsidP="00D73663">
      <w:pPr>
        <w:pStyle w:val="EndNoteBibliography"/>
        <w:spacing w:after="0"/>
        <w:rPr>
          <w:color w:val="000000" w:themeColor="text1"/>
          <w:rPrChange w:id="378" w:author="Shiva Mishra" w:date="2026-04-14T11:23:00Z" w16du:dateUtc="2026-04-14T01:23:00Z">
            <w:rPr/>
          </w:rPrChange>
        </w:rPr>
      </w:pPr>
      <w:r w:rsidRPr="00072138">
        <w:rPr>
          <w:color w:val="000000" w:themeColor="text1"/>
          <w:rPrChange w:id="379" w:author="Shiva Mishra" w:date="2026-04-14T11:23:00Z" w16du:dateUtc="2026-04-14T01:23:00Z">
            <w:rPr/>
          </w:rPrChange>
        </w:rPr>
        <w:t>29.</w:t>
      </w:r>
      <w:r w:rsidRPr="00072138">
        <w:rPr>
          <w:color w:val="000000" w:themeColor="text1"/>
          <w:rPrChange w:id="380" w:author="Shiva Mishra" w:date="2026-04-14T11:23:00Z" w16du:dateUtc="2026-04-14T01:23:00Z">
            <w:rPr/>
          </w:rPrChange>
        </w:rPr>
        <w:tab/>
        <w:t xml:space="preserve">World Health Organisation. Multisectoral Action for NCD prevention and control 2025 [Available from: </w:t>
      </w:r>
      <w:r w:rsidRPr="00072138">
        <w:rPr>
          <w:color w:val="000000" w:themeColor="text1"/>
          <w:rPrChange w:id="381" w:author="Shiva Mishra" w:date="2026-04-14T11:23:00Z" w16du:dateUtc="2026-04-14T01:23:00Z">
            <w:rPr/>
          </w:rPrChange>
        </w:rPr>
        <w:fldChar w:fldCharType="begin"/>
      </w:r>
      <w:r w:rsidRPr="00072138">
        <w:rPr>
          <w:color w:val="000000" w:themeColor="text1"/>
          <w:rPrChange w:id="382" w:author="Shiva Mishra" w:date="2026-04-14T11:23:00Z" w16du:dateUtc="2026-04-14T01:23:00Z">
            <w:rPr/>
          </w:rPrChange>
        </w:rPr>
        <w:instrText>HYPERLINK "https://www.knowledge-action-portal.com/en/content/multisectoral-action-ncd-prevention-and-controlMultisectoral"</w:instrText>
      </w:r>
      <w:r w:rsidRPr="007C075C">
        <w:rPr>
          <w:color w:val="000000" w:themeColor="text1"/>
        </w:rPr>
      </w:r>
      <w:r w:rsidRPr="00072138">
        <w:rPr>
          <w:color w:val="000000" w:themeColor="text1"/>
          <w:rPrChange w:id="383" w:author="Shiva Mishra" w:date="2026-04-14T11:23:00Z" w16du:dateUtc="2026-04-14T01:23:00Z">
            <w:rPr/>
          </w:rPrChange>
        </w:rPr>
        <w:fldChar w:fldCharType="separate"/>
      </w:r>
      <w:r w:rsidRPr="00072138">
        <w:rPr>
          <w:rStyle w:val="Hyperlink"/>
          <w:color w:val="000000" w:themeColor="text1"/>
          <w:u w:val="none"/>
          <w:rPrChange w:id="384" w:author="Shiva Mishra" w:date="2026-04-14T11:23:00Z" w16du:dateUtc="2026-04-14T01:23:00Z">
            <w:rPr>
              <w:rStyle w:val="Hyperlink"/>
            </w:rPr>
          </w:rPrChange>
        </w:rPr>
        <w:t>https://www.knowledge-action-portal.com/en/content/multisectoral-action-ncd-prevention-and-controlMultisectoral</w:t>
      </w:r>
      <w:r w:rsidRPr="00072138">
        <w:rPr>
          <w:color w:val="000000" w:themeColor="text1"/>
          <w:rPrChange w:id="385" w:author="Shiva Mishra" w:date="2026-04-14T11:23:00Z" w16du:dateUtc="2026-04-14T01:23:00Z">
            <w:rPr/>
          </w:rPrChange>
        </w:rPr>
        <w:fldChar w:fldCharType="end"/>
      </w:r>
      <w:r w:rsidRPr="00072138">
        <w:rPr>
          <w:color w:val="000000" w:themeColor="text1"/>
          <w:rPrChange w:id="386" w:author="Shiva Mishra" w:date="2026-04-14T11:23:00Z" w16du:dateUtc="2026-04-14T01:23:00Z">
            <w:rPr/>
          </w:rPrChange>
        </w:rPr>
        <w:t xml:space="preserve"> Action for NCD prevention and control.</w:t>
      </w:r>
    </w:p>
    <w:p w14:paraId="79CFC8CB" w14:textId="77777777" w:rsidR="00D73663" w:rsidRPr="00072138" w:rsidRDefault="00D73663" w:rsidP="00D73663">
      <w:pPr>
        <w:pStyle w:val="EndNoteBibliography"/>
        <w:spacing w:after="0"/>
        <w:rPr>
          <w:color w:val="000000" w:themeColor="text1"/>
          <w:rPrChange w:id="387" w:author="Shiva Mishra" w:date="2026-04-14T11:23:00Z" w16du:dateUtc="2026-04-14T01:23:00Z">
            <w:rPr/>
          </w:rPrChange>
        </w:rPr>
      </w:pPr>
      <w:r w:rsidRPr="00072138">
        <w:rPr>
          <w:color w:val="000000" w:themeColor="text1"/>
          <w:rPrChange w:id="388" w:author="Shiva Mishra" w:date="2026-04-14T11:23:00Z" w16du:dateUtc="2026-04-14T01:23:00Z">
            <w:rPr/>
          </w:rPrChange>
        </w:rPr>
        <w:t>30.</w:t>
      </w:r>
      <w:r w:rsidRPr="00072138">
        <w:rPr>
          <w:color w:val="000000" w:themeColor="text1"/>
          <w:rPrChange w:id="389" w:author="Shiva Mishra" w:date="2026-04-14T11:23:00Z" w16du:dateUtc="2026-04-14T01:23:00Z">
            <w:rPr/>
          </w:rPrChange>
        </w:rPr>
        <w:tab/>
        <w:t>Moran AE, Gupta R, Pathni A, Osi K, Dessie G, Zhang X, et al. Implementation of global hearts hypertension control programs in 32 low-and middle-income countries: JACC international. Journal of the American College of Cardiology. 2023;82(19):1868-84.</w:t>
      </w:r>
    </w:p>
    <w:p w14:paraId="7E81078E" w14:textId="77777777" w:rsidR="00D73663" w:rsidRPr="00072138" w:rsidRDefault="00D73663" w:rsidP="00D73663">
      <w:pPr>
        <w:pStyle w:val="EndNoteBibliography"/>
        <w:spacing w:after="0"/>
        <w:rPr>
          <w:color w:val="000000" w:themeColor="text1"/>
          <w:rPrChange w:id="390" w:author="Shiva Mishra" w:date="2026-04-14T11:23:00Z" w16du:dateUtc="2026-04-14T01:23:00Z">
            <w:rPr/>
          </w:rPrChange>
        </w:rPr>
      </w:pPr>
      <w:r w:rsidRPr="00072138">
        <w:rPr>
          <w:color w:val="000000" w:themeColor="text1"/>
          <w:rPrChange w:id="391" w:author="Shiva Mishra" w:date="2026-04-14T11:23:00Z" w16du:dateUtc="2026-04-14T01:23:00Z">
            <w:rPr/>
          </w:rPrChange>
        </w:rPr>
        <w:t>31.</w:t>
      </w:r>
      <w:r w:rsidRPr="00072138">
        <w:rPr>
          <w:color w:val="000000" w:themeColor="text1"/>
          <w:rPrChange w:id="392" w:author="Shiva Mishra" w:date="2026-04-14T11:23:00Z" w16du:dateUtc="2026-04-14T01:23:00Z">
            <w:rPr/>
          </w:rPrChange>
        </w:rPr>
        <w:tab/>
        <w:t>Garcia W, Amiosior O, Choudhury SR, Sambo E, Osi K, Beshah SA, et al. Budget Impact and Investment Case for HEARTS Hypertension Control Programs in 4 Low-and Middle-Income Countries. JACC: Advances. 2026;5(1):102412.</w:t>
      </w:r>
    </w:p>
    <w:p w14:paraId="623303BF" w14:textId="77777777" w:rsidR="00D73663" w:rsidRPr="00072138" w:rsidRDefault="00D73663" w:rsidP="00D73663">
      <w:pPr>
        <w:pStyle w:val="EndNoteBibliography"/>
        <w:spacing w:after="0"/>
        <w:rPr>
          <w:color w:val="000000" w:themeColor="text1"/>
          <w:rPrChange w:id="393" w:author="Shiva Mishra" w:date="2026-04-14T11:23:00Z" w16du:dateUtc="2026-04-14T01:23:00Z">
            <w:rPr/>
          </w:rPrChange>
        </w:rPr>
      </w:pPr>
      <w:r w:rsidRPr="00072138">
        <w:rPr>
          <w:color w:val="000000" w:themeColor="text1"/>
          <w:rPrChange w:id="394" w:author="Shiva Mishra" w:date="2026-04-14T11:23:00Z" w16du:dateUtc="2026-04-14T01:23:00Z">
            <w:rPr/>
          </w:rPrChange>
        </w:rPr>
        <w:t>32.</w:t>
      </w:r>
      <w:r w:rsidRPr="00072138">
        <w:rPr>
          <w:color w:val="000000" w:themeColor="text1"/>
          <w:rPrChange w:id="395" w:author="Shiva Mishra" w:date="2026-04-14T11:23:00Z" w16du:dateUtc="2026-04-14T01:23:00Z">
            <w:rPr/>
          </w:rPrChange>
        </w:rPr>
        <w:tab/>
        <w:t>Banigbe BF, Moran AE, Gupta R, Cazabon D, Aimiosior O, Osi K, et al. Lessons learned from treating 34 million people with hypertension: the Global HEARTS Initiative. Journal of the American College of Cardiology. 2025;86(23):2374-87.</w:t>
      </w:r>
    </w:p>
    <w:p w14:paraId="2C1C156B" w14:textId="77777777" w:rsidR="00D73663" w:rsidRPr="00072138" w:rsidRDefault="00D73663" w:rsidP="00D73663">
      <w:pPr>
        <w:pStyle w:val="EndNoteBibliography"/>
        <w:spacing w:after="0"/>
        <w:rPr>
          <w:color w:val="000000" w:themeColor="text1"/>
          <w:rPrChange w:id="396" w:author="Shiva Mishra" w:date="2026-04-14T11:23:00Z" w16du:dateUtc="2026-04-14T01:23:00Z">
            <w:rPr/>
          </w:rPrChange>
        </w:rPr>
      </w:pPr>
      <w:r w:rsidRPr="00072138">
        <w:rPr>
          <w:color w:val="000000" w:themeColor="text1"/>
          <w:rPrChange w:id="397" w:author="Shiva Mishra" w:date="2026-04-14T11:23:00Z" w16du:dateUtc="2026-04-14T01:23:00Z">
            <w:rPr/>
          </w:rPrChange>
        </w:rPr>
        <w:t>33.</w:t>
      </w:r>
      <w:r w:rsidRPr="00072138">
        <w:rPr>
          <w:color w:val="000000" w:themeColor="text1"/>
          <w:rPrChange w:id="398" w:author="Shiva Mishra" w:date="2026-04-14T11:23:00Z" w16du:dateUtc="2026-04-14T01:23:00Z">
            <w:rPr/>
          </w:rPrChange>
        </w:rPr>
        <w:tab/>
        <w:t>Naghavi M, Kyu HH, Aalipour MA, Aalruz H, Ababneh HS, Abafita BJ, et al. Global burden of 292 causes of death in 204 countries and territories and 660 subnational locations, 1990–2023: a systematic analysis for the Global Burden of Disease Study 2023. The Lancet. 2025;406(10513):1811-72.</w:t>
      </w:r>
    </w:p>
    <w:p w14:paraId="492FCCB6" w14:textId="4E0C03A7" w:rsidR="00D73663" w:rsidRPr="00072138" w:rsidRDefault="00D73663" w:rsidP="00D73663">
      <w:pPr>
        <w:pStyle w:val="EndNoteBibliography"/>
        <w:rPr>
          <w:color w:val="000000" w:themeColor="text1"/>
          <w:rPrChange w:id="399" w:author="Shiva Mishra" w:date="2026-04-14T11:23:00Z" w16du:dateUtc="2026-04-14T01:23:00Z">
            <w:rPr/>
          </w:rPrChange>
        </w:rPr>
      </w:pPr>
      <w:r w:rsidRPr="00072138">
        <w:rPr>
          <w:color w:val="000000" w:themeColor="text1"/>
          <w:rPrChange w:id="400" w:author="Shiva Mishra" w:date="2026-04-14T11:23:00Z" w16du:dateUtc="2026-04-14T01:23:00Z">
            <w:rPr/>
          </w:rPrChange>
        </w:rPr>
        <w:t>34.</w:t>
      </w:r>
      <w:r w:rsidRPr="00072138">
        <w:rPr>
          <w:color w:val="000000" w:themeColor="text1"/>
          <w:rPrChange w:id="401" w:author="Shiva Mishra" w:date="2026-04-14T11:23:00Z" w16du:dateUtc="2026-04-14T01:23:00Z">
            <w:rPr/>
          </w:rPrChange>
        </w:rPr>
        <w:tab/>
        <w:t xml:space="preserve">Global Burden of Disease Study </w:t>
      </w:r>
      <w:del w:id="402" w:author="Shiva Mishra" w:date="2026-04-14T11:22:00Z" w16du:dateUtc="2026-04-14T01:22:00Z">
        <w:r w:rsidRPr="00072138" w:rsidDel="00072138">
          <w:rPr>
            <w:color w:val="000000" w:themeColor="text1"/>
            <w:rPrChange w:id="403" w:author="Shiva Mishra" w:date="2026-04-14T11:23:00Z" w16du:dateUtc="2026-04-14T01:23:00Z">
              <w:rPr/>
            </w:rPrChange>
          </w:rPr>
          <w:delText xml:space="preserve">2017 </w:delText>
        </w:r>
      </w:del>
      <w:ins w:id="404" w:author="Shiva Mishra" w:date="2026-04-14T11:22:00Z" w16du:dateUtc="2026-04-14T01:22:00Z">
        <w:r w:rsidR="00072138" w:rsidRPr="00072138">
          <w:rPr>
            <w:color w:val="000000" w:themeColor="text1"/>
            <w:rPrChange w:id="405" w:author="Shiva Mishra" w:date="2026-04-14T11:23:00Z" w16du:dateUtc="2026-04-14T01:23:00Z">
              <w:rPr/>
            </w:rPrChange>
          </w:rPr>
          <w:t xml:space="preserve">2023 </w:t>
        </w:r>
      </w:ins>
      <w:r w:rsidRPr="00072138">
        <w:rPr>
          <w:color w:val="000000" w:themeColor="text1"/>
          <w:rPrChange w:id="406" w:author="Shiva Mishra" w:date="2026-04-14T11:23:00Z" w16du:dateUtc="2026-04-14T01:23:00Z">
            <w:rPr/>
          </w:rPrChange>
        </w:rPr>
        <w:t>(GBD 20</w:t>
      </w:r>
      <w:ins w:id="407" w:author="Shiva Mishra" w:date="2026-04-14T11:22:00Z" w16du:dateUtc="2026-04-14T01:22:00Z">
        <w:r w:rsidR="00072138" w:rsidRPr="00072138">
          <w:rPr>
            <w:color w:val="000000" w:themeColor="text1"/>
            <w:rPrChange w:id="408" w:author="Shiva Mishra" w:date="2026-04-14T11:23:00Z" w16du:dateUtc="2026-04-14T01:23:00Z">
              <w:rPr/>
            </w:rPrChange>
          </w:rPr>
          <w:t>23</w:t>
        </w:r>
      </w:ins>
      <w:del w:id="409" w:author="Shiva Mishra" w:date="2026-04-14T11:22:00Z" w16du:dateUtc="2026-04-14T01:22:00Z">
        <w:r w:rsidRPr="00072138" w:rsidDel="00072138">
          <w:rPr>
            <w:color w:val="000000" w:themeColor="text1"/>
            <w:rPrChange w:id="410" w:author="Shiva Mishra" w:date="2026-04-14T11:23:00Z" w16du:dateUtc="2026-04-14T01:23:00Z">
              <w:rPr/>
            </w:rPrChange>
          </w:rPr>
          <w:delText>17</w:delText>
        </w:r>
      </w:del>
      <w:r w:rsidRPr="00072138">
        <w:rPr>
          <w:color w:val="000000" w:themeColor="text1"/>
          <w:rPrChange w:id="411" w:author="Shiva Mishra" w:date="2026-04-14T11:23:00Z" w16du:dateUtc="2026-04-14T01:23:00Z">
            <w:rPr/>
          </w:rPrChange>
        </w:rPr>
        <w:t>) Results. [Internet]. Seattle, United States: Institute for Health Metrics and Evaluation (IHME). 20</w:t>
      </w:r>
      <w:del w:id="412" w:author="Shiva Mishra" w:date="2026-04-14T11:22:00Z" w16du:dateUtc="2026-04-14T01:22:00Z">
        <w:r w:rsidRPr="00072138" w:rsidDel="00072138">
          <w:rPr>
            <w:color w:val="000000" w:themeColor="text1"/>
            <w:rPrChange w:id="413" w:author="Shiva Mishra" w:date="2026-04-14T11:23:00Z" w16du:dateUtc="2026-04-14T01:23:00Z">
              <w:rPr/>
            </w:rPrChange>
          </w:rPr>
          <w:delText>18.</w:delText>
        </w:r>
      </w:del>
      <w:ins w:id="414" w:author="Shiva Mishra" w:date="2026-04-14T11:22:00Z" w16du:dateUtc="2026-04-14T01:22:00Z">
        <w:r w:rsidR="00072138" w:rsidRPr="00072138">
          <w:rPr>
            <w:color w:val="000000" w:themeColor="text1"/>
            <w:rPrChange w:id="415" w:author="Shiva Mishra" w:date="2026-04-14T11:23:00Z" w16du:dateUtc="2026-04-14T01:23:00Z">
              <w:rPr/>
            </w:rPrChange>
          </w:rPr>
          <w:t>23</w:t>
        </w:r>
      </w:ins>
      <w:r w:rsidRPr="00072138">
        <w:rPr>
          <w:color w:val="000000" w:themeColor="text1"/>
          <w:rPrChange w:id="416" w:author="Shiva Mishra" w:date="2026-04-14T11:23:00Z" w16du:dateUtc="2026-04-14T01:23:00Z">
            <w:rPr/>
          </w:rPrChange>
        </w:rPr>
        <w:t xml:space="preserve"> Available from: </w:t>
      </w:r>
      <w:r w:rsidRPr="00072138">
        <w:rPr>
          <w:color w:val="000000" w:themeColor="text1"/>
          <w:rPrChange w:id="417" w:author="Shiva Mishra" w:date="2026-04-14T11:23:00Z" w16du:dateUtc="2026-04-14T01:23:00Z">
            <w:rPr/>
          </w:rPrChange>
        </w:rPr>
        <w:fldChar w:fldCharType="begin"/>
      </w:r>
      <w:r w:rsidRPr="00072138">
        <w:rPr>
          <w:color w:val="000000" w:themeColor="text1"/>
          <w:rPrChange w:id="418" w:author="Shiva Mishra" w:date="2026-04-14T11:23:00Z" w16du:dateUtc="2026-04-14T01:23:00Z">
            <w:rPr/>
          </w:rPrChange>
        </w:rPr>
        <w:instrText>HYPERLINK "http://ghdx.healthdata.org/gbd-results-tool"</w:instrText>
      </w:r>
      <w:r w:rsidRPr="007C075C">
        <w:rPr>
          <w:color w:val="000000" w:themeColor="text1"/>
        </w:rPr>
      </w:r>
      <w:r w:rsidRPr="00072138">
        <w:rPr>
          <w:color w:val="000000" w:themeColor="text1"/>
          <w:rPrChange w:id="419" w:author="Shiva Mishra" w:date="2026-04-14T11:23:00Z" w16du:dateUtc="2026-04-14T01:23:00Z">
            <w:rPr/>
          </w:rPrChange>
        </w:rPr>
        <w:fldChar w:fldCharType="separate"/>
      </w:r>
      <w:r w:rsidRPr="00072138">
        <w:rPr>
          <w:rStyle w:val="Hyperlink"/>
          <w:color w:val="000000" w:themeColor="text1"/>
          <w:u w:val="none"/>
          <w:rPrChange w:id="420" w:author="Shiva Mishra" w:date="2026-04-14T11:23:00Z" w16du:dateUtc="2026-04-14T01:23:00Z">
            <w:rPr>
              <w:rStyle w:val="Hyperlink"/>
            </w:rPr>
          </w:rPrChange>
        </w:rPr>
        <w:t>http://ghdx.healthdata.org/gbd-results-tool</w:t>
      </w:r>
      <w:r w:rsidRPr="00072138">
        <w:rPr>
          <w:color w:val="000000" w:themeColor="text1"/>
          <w:rPrChange w:id="421" w:author="Shiva Mishra" w:date="2026-04-14T11:23:00Z" w16du:dateUtc="2026-04-14T01:23:00Z">
            <w:rPr/>
          </w:rPrChange>
        </w:rPr>
        <w:fldChar w:fldCharType="end"/>
      </w:r>
      <w:r w:rsidRPr="00072138">
        <w:rPr>
          <w:color w:val="000000" w:themeColor="text1"/>
          <w:rPrChange w:id="422" w:author="Shiva Mishra" w:date="2026-04-14T11:23:00Z" w16du:dateUtc="2026-04-14T01:23:00Z">
            <w:rPr/>
          </w:rPrChange>
        </w:rPr>
        <w:t>.</w:t>
      </w:r>
    </w:p>
    <w:p w14:paraId="6D059DCD" w14:textId="42DA3BAA" w:rsidR="00922FBF" w:rsidRPr="00490220" w:rsidRDefault="00C61F18" w:rsidP="006F5F53">
      <w:pPr>
        <w:spacing w:line="480" w:lineRule="auto"/>
        <w:rPr>
          <w:rFonts w:ascii="Abadi ExtraLight" w:hAnsi="Abadi ExtraLight" w:cs="Arial"/>
          <w:sz w:val="24"/>
          <w:szCs w:val="24"/>
        </w:rPr>
      </w:pPr>
      <w:r w:rsidRPr="00072138">
        <w:rPr>
          <w:rFonts w:ascii="Aptos Light" w:hAnsi="Aptos Light" w:cs="Arial"/>
          <w:b/>
          <w:bCs/>
          <w:color w:val="000000" w:themeColor="text1"/>
          <w:rPrChange w:id="423" w:author="Shiva Mishra" w:date="2026-04-14T11:23:00Z" w16du:dateUtc="2026-04-14T01:23:00Z">
            <w:rPr>
              <w:rFonts w:ascii="Aptos Light" w:hAnsi="Aptos Light" w:cs="Arial"/>
              <w:b/>
              <w:bCs/>
              <w:color w:val="000000" w:themeColor="text1"/>
              <w:sz w:val="20"/>
              <w:szCs w:val="20"/>
            </w:rPr>
          </w:rPrChange>
        </w:rPr>
        <w:fldChar w:fldCharType="end"/>
      </w:r>
    </w:p>
    <w:p w14:paraId="2FDC1931" w14:textId="77777777" w:rsidR="00D76979" w:rsidRPr="00FA48A7" w:rsidRDefault="00D76979" w:rsidP="006F5F53">
      <w:pPr>
        <w:spacing w:line="480" w:lineRule="auto"/>
        <w:rPr>
          <w:rFonts w:ascii="Arial" w:hAnsi="Arial" w:cs="Arial"/>
          <w:sz w:val="24"/>
          <w:szCs w:val="24"/>
        </w:rPr>
        <w:sectPr w:rsidR="00D76979" w:rsidRPr="00FA48A7" w:rsidSect="00BF1D89">
          <w:footerReference w:type="default" r:id="rId10"/>
          <w:pgSz w:w="11906" w:h="16838" w:code="9"/>
          <w:pgMar w:top="1361" w:right="1361" w:bottom="1361" w:left="1361" w:header="709" w:footer="709" w:gutter="0"/>
          <w:cols w:space="708"/>
          <w:docGrid w:linePitch="360"/>
        </w:sectPr>
      </w:pPr>
    </w:p>
    <w:p w14:paraId="0FEE7550" w14:textId="6FB79073" w:rsidR="00023E9F" w:rsidRPr="00FA48A7" w:rsidRDefault="007A676E" w:rsidP="006F5F53">
      <w:pPr>
        <w:rPr>
          <w:rFonts w:ascii="Arial" w:hAnsi="Arial" w:cs="Arial"/>
          <w:b/>
          <w:bCs/>
          <w:sz w:val="24"/>
          <w:szCs w:val="24"/>
        </w:rPr>
      </w:pPr>
      <w:r w:rsidRPr="00FA48A7">
        <w:rPr>
          <w:rFonts w:ascii="Arial" w:hAnsi="Arial" w:cs="Arial"/>
          <w:b/>
          <w:bCs/>
          <w:noProof/>
          <w:sz w:val="24"/>
          <w:szCs w:val="24"/>
        </w:rPr>
        <w:lastRenderedPageBreak/>
        <mc:AlternateContent>
          <mc:Choice Requires="wpg">
            <w:drawing>
              <wp:anchor distT="0" distB="0" distL="114300" distR="114300" simplePos="0" relativeHeight="251658240" behindDoc="0" locked="0" layoutInCell="1" allowOverlap="1" wp14:anchorId="19DB6625" wp14:editId="3072C24D">
                <wp:simplePos x="0" y="0"/>
                <wp:positionH relativeFrom="column">
                  <wp:posOffset>-456025</wp:posOffset>
                </wp:positionH>
                <wp:positionV relativeFrom="paragraph">
                  <wp:posOffset>350581</wp:posOffset>
                </wp:positionV>
                <wp:extent cx="8733790" cy="2435860"/>
                <wp:effectExtent l="0" t="0" r="0" b="2540"/>
                <wp:wrapNone/>
                <wp:docPr id="664080094" name="Group 57"/>
                <wp:cNvGraphicFramePr/>
                <a:graphic xmlns:a="http://schemas.openxmlformats.org/drawingml/2006/main">
                  <a:graphicData uri="http://schemas.microsoft.com/office/word/2010/wordprocessingGroup">
                    <wpg:wgp>
                      <wpg:cNvGrpSpPr/>
                      <wpg:grpSpPr>
                        <a:xfrm>
                          <a:off x="0" y="0"/>
                          <a:ext cx="8733790" cy="2435860"/>
                          <a:chOff x="0" y="0"/>
                          <a:chExt cx="8734242" cy="2435860"/>
                        </a:xfrm>
                      </wpg:grpSpPr>
                      <wps:wsp>
                        <wps:cNvPr id="1169336872" name="Text Box 56"/>
                        <wps:cNvSpPr txBox="1"/>
                        <wps:spPr>
                          <a:xfrm>
                            <a:off x="1501254" y="0"/>
                            <a:ext cx="7232988" cy="2435860"/>
                          </a:xfrm>
                          <a:prstGeom prst="rect">
                            <a:avLst/>
                          </a:prstGeom>
                          <a:solidFill>
                            <a:schemeClr val="tx2">
                              <a:lumMod val="10000"/>
                              <a:lumOff val="90000"/>
                            </a:schemeClr>
                          </a:solidFill>
                          <a:ln w="6350">
                            <a:noFill/>
                          </a:ln>
                        </wps:spPr>
                        <wps:txbx>
                          <w:txbxContent>
                            <w:p w14:paraId="7EB57C9C" w14:textId="77777777" w:rsidR="00D05074" w:rsidRPr="00BE6210" w:rsidRDefault="00D05074">
                              <w:pPr>
                                <w:rPr>
                                  <w:rFonts w:ascii="Abadi ExtraLight" w:hAnsi="Abadi ExtraLigh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40957943" name="Group 55"/>
                        <wpg:cNvGrpSpPr/>
                        <wpg:grpSpPr>
                          <a:xfrm>
                            <a:off x="0" y="95534"/>
                            <a:ext cx="8611235" cy="2198370"/>
                            <a:chOff x="0" y="0"/>
                            <a:chExt cx="8611376" cy="2198670"/>
                          </a:xfrm>
                        </wpg:grpSpPr>
                        <wps:wsp>
                          <wps:cNvPr id="1199724263" name="Straight Connector 47"/>
                          <wps:cNvCnPr/>
                          <wps:spPr>
                            <a:xfrm>
                              <a:off x="4544704" y="1978925"/>
                              <a:ext cx="340995" cy="0"/>
                            </a:xfrm>
                            <a:prstGeom prst="line">
                              <a:avLst/>
                            </a:prstGeom>
                            <a:ln w="22225">
                              <a:solidFill>
                                <a:srgbClr val="00B050"/>
                              </a:solidFill>
                            </a:ln>
                          </wps:spPr>
                          <wps:style>
                            <a:lnRef idx="1">
                              <a:schemeClr val="accent1"/>
                            </a:lnRef>
                            <a:fillRef idx="0">
                              <a:schemeClr val="accent1"/>
                            </a:fillRef>
                            <a:effectRef idx="0">
                              <a:schemeClr val="accent1"/>
                            </a:effectRef>
                            <a:fontRef idx="minor">
                              <a:schemeClr val="tx1"/>
                            </a:fontRef>
                          </wps:style>
                          <wps:bodyPr/>
                        </wps:wsp>
                        <wpg:grpSp>
                          <wpg:cNvPr id="124785255" name="Group 54"/>
                          <wpg:cNvGrpSpPr/>
                          <wpg:grpSpPr>
                            <a:xfrm>
                              <a:off x="0" y="0"/>
                              <a:ext cx="8611376" cy="2198670"/>
                              <a:chOff x="0" y="0"/>
                              <a:chExt cx="8611376" cy="2198670"/>
                            </a:xfrm>
                          </wpg:grpSpPr>
                          <wps:wsp>
                            <wps:cNvPr id="1305043485" name="Straight Arrow Connector 46"/>
                            <wps:cNvCnPr/>
                            <wps:spPr>
                              <a:xfrm>
                                <a:off x="4899546" y="1045191"/>
                                <a:ext cx="396000"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g:grpSp>
                            <wpg:cNvPr id="1910069734" name="Group 53"/>
                            <wpg:cNvGrpSpPr/>
                            <wpg:grpSpPr>
                              <a:xfrm>
                                <a:off x="0" y="0"/>
                                <a:ext cx="8611376" cy="2198670"/>
                                <a:chOff x="0" y="0"/>
                                <a:chExt cx="8611376" cy="2198670"/>
                              </a:xfrm>
                            </wpg:grpSpPr>
                            <wps:wsp>
                              <wps:cNvPr id="1371050746" name="Straight Connector 47"/>
                              <wps:cNvCnPr/>
                              <wps:spPr>
                                <a:xfrm>
                                  <a:off x="4544704" y="177421"/>
                                  <a:ext cx="341564" cy="0"/>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g:grpSp>
                              <wpg:cNvPr id="412397139" name="Group 52"/>
                              <wpg:cNvGrpSpPr/>
                              <wpg:grpSpPr>
                                <a:xfrm>
                                  <a:off x="0" y="0"/>
                                  <a:ext cx="8611376" cy="2198670"/>
                                  <a:chOff x="0" y="0"/>
                                  <a:chExt cx="8611376" cy="2198670"/>
                                </a:xfrm>
                              </wpg:grpSpPr>
                              <wps:wsp>
                                <wps:cNvPr id="1784637135" name="Straight Connector 45"/>
                                <wps:cNvCnPr/>
                                <wps:spPr>
                                  <a:xfrm>
                                    <a:off x="4885898" y="177421"/>
                                    <a:ext cx="0" cy="1801505"/>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s:wsp>
                                <wps:cNvPr id="663849892" name="Straight Connector 47"/>
                                <wps:cNvCnPr/>
                                <wps:spPr>
                                  <a:xfrm>
                                    <a:off x="4544704" y="600501"/>
                                    <a:ext cx="341564" cy="0"/>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s:wsp>
                                <wps:cNvPr id="797998009" name="Straight Connector 47"/>
                                <wps:cNvCnPr/>
                                <wps:spPr>
                                  <a:xfrm>
                                    <a:off x="4544704" y="1050877"/>
                                    <a:ext cx="340995" cy="0"/>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s:wsp>
                                <wps:cNvPr id="1213360342" name="Straight Connector 47"/>
                                <wps:cNvCnPr/>
                                <wps:spPr>
                                  <a:xfrm>
                                    <a:off x="4544704" y="1487606"/>
                                    <a:ext cx="340995" cy="0"/>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g:grpSp>
                                <wpg:cNvPr id="2055371212" name="Group 51"/>
                                <wpg:cNvGrpSpPr/>
                                <wpg:grpSpPr>
                                  <a:xfrm>
                                    <a:off x="0" y="0"/>
                                    <a:ext cx="8611376" cy="2198670"/>
                                    <a:chOff x="0" y="0"/>
                                    <a:chExt cx="8611376" cy="2198670"/>
                                  </a:xfrm>
                                </wpg:grpSpPr>
                                <wps:wsp>
                                  <wps:cNvPr id="1926809368" name="Straight Connector 45"/>
                                  <wps:cNvCnPr/>
                                  <wps:spPr>
                                    <a:xfrm>
                                      <a:off x="1501253" y="204716"/>
                                      <a:ext cx="0" cy="1801505"/>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g:grpSp>
                                  <wpg:cNvPr id="1520571720" name="Group 50"/>
                                  <wpg:cNvGrpSpPr/>
                                  <wpg:grpSpPr>
                                    <a:xfrm>
                                      <a:off x="0" y="0"/>
                                      <a:ext cx="8611376" cy="2198670"/>
                                      <a:chOff x="0" y="0"/>
                                      <a:chExt cx="8611376" cy="2198670"/>
                                    </a:xfrm>
                                  </wpg:grpSpPr>
                                  <wps:wsp>
                                    <wps:cNvPr id="1176348700" name="Straight Arrow Connector 46"/>
                                    <wps:cNvCnPr/>
                                    <wps:spPr>
                                      <a:xfrm>
                                        <a:off x="1501253" y="2000534"/>
                                        <a:ext cx="464021"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s:wsp>
                                    <wps:cNvPr id="883688256" name="Straight Arrow Connector 46"/>
                                    <wps:cNvCnPr/>
                                    <wps:spPr>
                                      <a:xfrm>
                                        <a:off x="1501253" y="199030"/>
                                        <a:ext cx="464021"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s:wsp>
                                    <wps:cNvPr id="1261473325" name="Straight Arrow Connector 46"/>
                                    <wps:cNvCnPr/>
                                    <wps:spPr>
                                      <a:xfrm>
                                        <a:off x="1501253" y="1495567"/>
                                        <a:ext cx="463550"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s:wsp>
                                    <wps:cNvPr id="1575682379" name="Straight Arrow Connector 46"/>
                                    <wps:cNvCnPr/>
                                    <wps:spPr>
                                      <a:xfrm>
                                        <a:off x="1501253" y="594815"/>
                                        <a:ext cx="463550"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g:grpSp>
                                    <wpg:cNvPr id="535368682" name="Group 49"/>
                                    <wpg:cNvGrpSpPr/>
                                    <wpg:grpSpPr>
                                      <a:xfrm>
                                        <a:off x="0" y="0"/>
                                        <a:ext cx="8611376" cy="2198670"/>
                                        <a:chOff x="0" y="0"/>
                                        <a:chExt cx="8611376" cy="2198670"/>
                                      </a:xfrm>
                                    </wpg:grpSpPr>
                                    <wpg:grpSp>
                                      <wpg:cNvPr id="966534920" name="Group 6"/>
                                      <wpg:cNvGrpSpPr/>
                                      <wpg:grpSpPr>
                                        <a:xfrm>
                                          <a:off x="0" y="0"/>
                                          <a:ext cx="8611376" cy="2198670"/>
                                          <a:chOff x="277802" y="80561"/>
                                          <a:chExt cx="6349352" cy="1607186"/>
                                        </a:xfrm>
                                      </wpg:grpSpPr>
                                      <wpg:grpSp>
                                        <wpg:cNvPr id="509273534" name="Group 5"/>
                                        <wpg:cNvGrpSpPr/>
                                        <wpg:grpSpPr>
                                          <a:xfrm>
                                            <a:off x="277802" y="80561"/>
                                            <a:ext cx="6349352" cy="1607186"/>
                                            <a:chOff x="277802" y="80561"/>
                                            <a:chExt cx="6349352" cy="1607186"/>
                                          </a:xfrm>
                                        </wpg:grpSpPr>
                                        <wpg:grpSp>
                                          <wpg:cNvPr id="2114418125" name="Group 4"/>
                                          <wpg:cNvGrpSpPr/>
                                          <wpg:grpSpPr>
                                            <a:xfrm>
                                              <a:off x="277802" y="80561"/>
                                              <a:ext cx="6349352" cy="1607186"/>
                                              <a:chOff x="277802" y="80561"/>
                                              <a:chExt cx="6349352" cy="1607186"/>
                                            </a:xfrm>
                                          </wpg:grpSpPr>
                                          <wps:wsp>
                                            <wps:cNvPr id="153708705" name="Text Box 1"/>
                                            <wps:cNvSpPr txBox="1"/>
                                            <wps:spPr>
                                              <a:xfrm>
                                                <a:off x="277802" y="638244"/>
                                                <a:ext cx="857250" cy="428625"/>
                                              </a:xfrm>
                                              <a:prstGeom prst="rect">
                                                <a:avLst/>
                                              </a:prstGeom>
                                              <a:solidFill>
                                                <a:schemeClr val="tx2">
                                                  <a:lumMod val="10000"/>
                                                  <a:lumOff val="90000"/>
                                                </a:schemeClr>
                                              </a:solidFill>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1A72AC51" w14:textId="359C4658" w:rsidR="00D76979" w:rsidRPr="00BE6210" w:rsidRDefault="00BE6210" w:rsidP="00D76979">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color w:val="000000"/>
                                                      <w:sz w:val="32"/>
                                                      <w:szCs w:val="32"/>
                                                      <w14:textFill>
                                                        <w14:solidFill>
                                                          <w14:srgbClr w14:val="000000">
                                                            <w14:alpha w14:val="1000"/>
                                                          </w14:srgbClr>
                                                        </w14:solidFill>
                                                      </w14:textFill>
                                                    </w:rPr>
                                                    <w:t>SBP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4465" name="Text Box 1"/>
                                            <wps:cNvSpPr txBox="1"/>
                                            <wps:spPr>
                                              <a:xfrm rot="16200000">
                                                <a:off x="3570703" y="696584"/>
                                                <a:ext cx="1607186" cy="375139"/>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17692803" w14:textId="77777777" w:rsidR="00D76979" w:rsidRPr="00BE6210" w:rsidRDefault="00D76979" w:rsidP="00D76979">
                                                  <w:pPr>
                                                    <w:spacing w:line="240" w:lineRule="auto"/>
                                                    <w:jc w:val="center"/>
                                                    <w:rPr>
                                                      <w:rFonts w:ascii="Abadi ExtraLight" w:hAnsi="Abadi ExtraLight"/>
                                                      <w:color w:val="000000"/>
                                                      <w:sz w:val="28"/>
                                                      <w:szCs w:val="28"/>
                                                      <w14:textFill>
                                                        <w14:solidFill>
                                                          <w14:srgbClr w14:val="000000">
                                                            <w14:alpha w14:val="1000"/>
                                                          </w14:srgbClr>
                                                        </w14:solidFill>
                                                      </w14:textFill>
                                                    </w:rPr>
                                                  </w:pPr>
                                                  <w:r w:rsidRPr="00BE6210">
                                                    <w:rPr>
                                                      <w:rFonts w:ascii="Abadi ExtraLight" w:hAnsi="Abadi ExtraLight"/>
                                                      <w:color w:val="000000"/>
                                                      <w:sz w:val="28"/>
                                                      <w:szCs w:val="28"/>
                                                      <w14:textFill>
                                                        <w14:solidFill>
                                                          <w14:srgbClr w14:val="000000">
                                                            <w14:alpha w14:val="1000"/>
                                                          </w14:srgbClr>
                                                        </w14:solidFill>
                                                      </w14:textFill>
                                                    </w:rPr>
                                                    <w:t xml:space="preserve">Sum </w:t>
                                                  </w:r>
                                                  <w:r w:rsidRPr="00BE6210">
                                                    <w:rPr>
                                                      <w:rFonts w:ascii="Abadi ExtraLight" w:eastAsia="Symbol" w:hAnsi="Abadi ExtraLight" w:cs="Symbol"/>
                                                      <w:color w:val="000000"/>
                                                      <w:sz w:val="28"/>
                                                      <w:szCs w:val="28"/>
                                                      <w14:textFill>
                                                        <w14:solidFill>
                                                          <w14:srgbClr w14:val="000000">
                                                            <w14:alpha w14:val="1000"/>
                                                          </w14:srgbClr>
                                                        </w14:solidFill>
                                                      </w14:textFill>
                                                    </w:rPr>
                                                    <w:t>D</w:t>
                                                  </w:r>
                                                  <w:r w:rsidRPr="00BE6210">
                                                    <w:rPr>
                                                      <w:rFonts w:ascii="Abadi ExtraLight" w:hAnsi="Abadi ExtraLight"/>
                                                      <w:color w:val="000000"/>
                                                      <w:sz w:val="28"/>
                                                      <w:szCs w:val="28"/>
                                                      <w14:textFill>
                                                        <w14:solidFill>
                                                          <w14:srgbClr w14:val="000000">
                                                            <w14:alpha w14:val="1000"/>
                                                          </w14:srgbClr>
                                                        </w14:solidFill>
                                                      </w14:textFill>
                                                    </w:rPr>
                                                    <w:t xml:space="preserve"> morbidity rates, mortality rates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3166644" name="Text Box 1"/>
                                            <wps:cNvSpPr txBox="1"/>
                                            <wps:spPr>
                                              <a:xfrm>
                                                <a:off x="4865513" y="139533"/>
                                                <a:ext cx="1761641" cy="448822"/>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40520F14" w14:textId="25F47058" w:rsidR="00D76979" w:rsidRPr="00BE6210" w:rsidRDefault="00BE6210" w:rsidP="00BA3557">
                                                  <w:pPr>
                                                    <w:spacing w:after="0" w:line="240" w:lineRule="auto"/>
                                                    <w:rPr>
                                                      <w:rFonts w:ascii="Abadi ExtraLight" w:hAnsi="Abadi ExtraLight"/>
                                                      <w:b/>
                                                      <w:bCs/>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HALYs</w:t>
                                                  </w:r>
                                                </w:p>
                                                <w:p w14:paraId="106F9AA6" w14:textId="218AEECB" w:rsidR="00D76979" w:rsidRPr="00BE6210" w:rsidRDefault="00BE6210" w:rsidP="00BA3557">
                                                  <w:pPr>
                                                    <w:spacing w:after="0" w:line="240" w:lineRule="auto"/>
                                                    <w:rPr>
                                                      <w:rFonts w:ascii="Abadi ExtraLight" w:hAnsi="Abadi ExtraLight"/>
                                                      <w:b/>
                                                      <w:bCs/>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Health Inequalities (RR)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3300224" name="Text Box 1"/>
                                            <wps:cNvSpPr txBox="1"/>
                                            <wps:spPr>
                                              <a:xfrm>
                                                <a:off x="4866273" y="1173793"/>
                                                <a:ext cx="1760776" cy="442512"/>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3DB2FE4E" w14:textId="022CF3D1" w:rsidR="00D76979" w:rsidRPr="00BE6210" w:rsidRDefault="00BE6210" w:rsidP="00BA3557">
                                                  <w:pPr>
                                                    <w:spacing w:after="0" w:line="240" w:lineRule="auto"/>
                                                    <w:rPr>
                                                      <w:rFonts w:ascii="Abadi ExtraLight" w:hAnsi="Abadi ExtraLight"/>
                                                      <w:b/>
                                                      <w:bCs/>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disease-specific morbidity</w:t>
                                                  </w:r>
                                                </w:p>
                                                <w:p w14:paraId="2D6CE3D8" w14:textId="419BB3C2" w:rsidR="00D76979" w:rsidRPr="00BE6210" w:rsidRDefault="00BE6210" w:rsidP="00BA3557">
                                                  <w:pPr>
                                                    <w:spacing w:after="0" w:line="240" w:lineRule="auto"/>
                                                    <w:rPr>
                                                      <w:rFonts w:ascii="Abadi ExtraLight" w:hAnsi="Abadi ExtraLight"/>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disease-specific</w:t>
                                                  </w:r>
                                                  <w:r w:rsidR="00D76979" w:rsidRPr="00BE6210">
                                                    <w:rPr>
                                                      <w:rFonts w:ascii="Abadi ExtraLight" w:hAnsi="Abadi ExtraLight"/>
                                                      <w:color w:val="000000"/>
                                                      <w:sz w:val="28"/>
                                                      <w:szCs w:val="28"/>
                                                      <w14:textFill>
                                                        <w14:solidFill>
                                                          <w14:srgbClr w14:val="000000">
                                                            <w14:alpha w14:val="1000"/>
                                                          </w14:srgbClr>
                                                        </w14:solidFill>
                                                      </w14:textFill>
                                                    </w:rPr>
                                                    <w:t xml:space="preserve"> mortality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65575297" name="Straight Arrow Connector 2"/>
                                          <wps:cNvCnPr/>
                                          <wps:spPr>
                                            <a:xfrm>
                                              <a:off x="4562297" y="360438"/>
                                              <a:ext cx="304483"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s:wsp>
                                          <wps:cNvPr id="1064719094" name="Straight Arrow Connector 2"/>
                                          <wps:cNvCnPr/>
                                          <wps:spPr>
                                            <a:xfrm>
                                              <a:off x="4561866" y="1410899"/>
                                              <a:ext cx="304483"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g:grpSp>
                                      <wps:wsp>
                                        <wps:cNvPr id="1688118764" name="Straight Connector 3"/>
                                        <wps:cNvCnPr/>
                                        <wps:spPr>
                                          <a:xfrm>
                                            <a:off x="5285367" y="588322"/>
                                            <a:ext cx="0" cy="582221"/>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g:grpSp>
                                    <wpg:grpSp>
                                      <wpg:cNvPr id="727703498" name="Group 44"/>
                                      <wpg:cNvGrpSpPr/>
                                      <wpg:grpSpPr>
                                        <a:xfrm>
                                          <a:off x="1951629" y="0"/>
                                          <a:ext cx="2592705" cy="2100934"/>
                                          <a:chOff x="0" y="54598"/>
                                          <a:chExt cx="2593075" cy="2101310"/>
                                        </a:xfrm>
                                      </wpg:grpSpPr>
                                      <wps:wsp>
                                        <wps:cNvPr id="1231638105" name="Text Box 42"/>
                                        <wps:cNvSpPr txBox="1"/>
                                        <wps:spPr>
                                          <a:xfrm>
                                            <a:off x="0" y="54598"/>
                                            <a:ext cx="2592629" cy="354842"/>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215990A1" w14:textId="128A5172" w:rsidR="005546E0" w:rsidRPr="00BE6210" w:rsidRDefault="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Ischemic heart disease incidence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7244947" name="Text Box 42"/>
                                        <wps:cNvSpPr txBox="1"/>
                                        <wps:spPr>
                                          <a:xfrm>
                                            <a:off x="0" y="504958"/>
                                            <a:ext cx="2592751" cy="341194"/>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0BC8373B" w14:textId="2478BC44"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Stroke incidence</w:t>
                                              </w:r>
                                            </w:p>
                                            <w:p w14:paraId="634DB0B6"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700712" name="Text Box 42"/>
                                        <wps:cNvSpPr txBox="1"/>
                                        <wps:spPr>
                                          <a:xfrm>
                                            <a:off x="13647" y="955313"/>
                                            <a:ext cx="2579227" cy="327025"/>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18A04825" w14:textId="65FEEAE3"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Chronic kidney disease incidence</w:t>
                                              </w:r>
                                            </w:p>
                                            <w:p w14:paraId="16F0CB71"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9965633" name="Text Box 42"/>
                                        <wps:cNvSpPr txBox="1"/>
                                        <wps:spPr>
                                          <a:xfrm>
                                            <a:off x="13647" y="1374757"/>
                                            <a:ext cx="2579227" cy="370508"/>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4188E812" w14:textId="05EE0DD4"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Hypertensive heart disease incidence</w:t>
                                              </w:r>
                                            </w:p>
                                            <w:p w14:paraId="58F286AC"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4598058" name="Text Box 42"/>
                                        <wps:cNvSpPr txBox="1"/>
                                        <wps:spPr>
                                          <a:xfrm>
                                            <a:off x="13647" y="1828361"/>
                                            <a:ext cx="2579428" cy="327547"/>
                                          </a:xfrm>
                                          <a:prstGeom prst="rect">
                                            <a:avLst/>
                                          </a:prstGeom>
                                          <a:ln w="2222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5E9A1B8C" w14:textId="6614A64C"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Arterial fibrillation incidence</w:t>
                                              </w:r>
                                            </w:p>
                                            <w:p w14:paraId="20FC19D2"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39588471" name="Straight Arrow Connector 46"/>
                                      <wps:cNvCnPr/>
                                      <wps:spPr>
                                        <a:xfrm>
                                          <a:off x="1501253" y="1045191"/>
                                          <a:ext cx="463550" cy="0"/>
                                        </a:xfrm>
                                        <a:prstGeom prst="straightConnector1">
                                          <a:avLst/>
                                        </a:prstGeom>
                                        <a:ln w="22225">
                                          <a:solidFill>
                                            <a:srgbClr val="00B050"/>
                                          </a:solidFill>
                                          <a:tailEnd type="triangle"/>
                                        </a:ln>
                                      </wps:spPr>
                                      <wps:style>
                                        <a:lnRef idx="2">
                                          <a:schemeClr val="accent6"/>
                                        </a:lnRef>
                                        <a:fillRef idx="1">
                                          <a:schemeClr val="lt1"/>
                                        </a:fillRef>
                                        <a:effectRef idx="0">
                                          <a:schemeClr val="accent6"/>
                                        </a:effectRef>
                                        <a:fontRef idx="minor">
                                          <a:schemeClr val="dk1"/>
                                        </a:fontRef>
                                      </wps:style>
                                      <wps:bodyPr/>
                                    </wps:wsp>
                                    <wps:wsp>
                                      <wps:cNvPr id="1090301739" name="Straight Connector 48"/>
                                      <wps:cNvCnPr/>
                                      <wps:spPr>
                                        <a:xfrm>
                                          <a:off x="1160059" y="1050877"/>
                                          <a:ext cx="338455" cy="0"/>
                                        </a:xfrm>
                                        <a:prstGeom prst="line">
                                          <a:avLst/>
                                        </a:prstGeom>
                                        <a:ln w="22225">
                                          <a:solidFill>
                                            <a:srgbClr val="00B050"/>
                                          </a:solidFill>
                                        </a:ln>
                                      </wps:spPr>
                                      <wps:style>
                                        <a:lnRef idx="2">
                                          <a:schemeClr val="accent6"/>
                                        </a:lnRef>
                                        <a:fillRef idx="1">
                                          <a:schemeClr val="lt1"/>
                                        </a:fillRef>
                                        <a:effectRef idx="0">
                                          <a:schemeClr val="accent6"/>
                                        </a:effectRef>
                                        <a:fontRef idx="minor">
                                          <a:schemeClr val="dk1"/>
                                        </a:fontRef>
                                      </wps:style>
                                      <wps:bodyPr/>
                                    </wps:wsp>
                                  </wpg:grp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19DB6625" id="Group 57" o:spid="_x0000_s1026" style="position:absolute;margin-left:-35.9pt;margin-top:27.6pt;width:687.7pt;height:191.8pt;z-index:251658240;mso-width-relative:margin;mso-height-relative:margin" coordsize="87342,24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">
                <v:shapetype id="_x0000_t202" coordsize="21600,21600" o:spt="202" path="m,l,21600r21600,l21600,xe">
                  <v:stroke joinstyle="miter"/>
                  <v:path gradientshapeok="t" o:connecttype="rect"/>
                </v:shapetype>
                <v:shape id="Text Box 56" o:spid="_x0000_s1027" type="#_x0000_t202" style="position:absolute;left:15012;width:72330;height:24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" fillcolor="#dceaf7 [351]" stroked="f" strokeweight=".5pt">
                  <v:textbox>
                    <w:txbxContent>
                      <w:p w14:paraId="7EB57C9C" w14:textId="77777777" w:rsidR="00D05074" w:rsidRPr="00BE6210" w:rsidRDefault="00D05074">
                        <w:pPr>
                          <w:rPr>
                            <w:rFonts w:ascii="Abadi ExtraLight" w:hAnsi="Abadi ExtraLight"/>
                          </w:rPr>
                        </w:pPr>
                      </w:p>
                    </w:txbxContent>
                  </v:textbox>
                </v:shape>
                <v:group id="Group 55" o:spid="_x0000_s1028" style="position:absolute;top:955;width:86112;height:21984" coordsize="86113,2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">
                  <v:line id="Straight Connector 47" o:spid="_x0000_s1029" style="position:absolute;visibility:visible;mso-wrap-style:square" from="45447,19789" to="48856,19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" strokecolor="#00b050" strokeweight="1.75pt">
                    <v:stroke joinstyle="miter"/>
                  </v:line>
                  <v:group id="Group 54" o:spid="_x0000_s1030" style="position:absolute;width:86113;height:21986" coordsize="86113,2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">
                    <v:shapetype id="_x0000_t32" coordsize="21600,21600" o:spt="32" o:oned="t" path="m,l21600,21600e" filled="f">
                      <v:path arrowok="t" fillok="f" o:connecttype="none"/>
                      <o:lock v:ext="edit" shapetype="t"/>
                    </v:shapetype>
                    <v:shape id="Straight Arrow Connector 46" o:spid="_x0000_s1031" type="#_x0000_t32" style="position:absolute;left:48995;top:10451;width:3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" filled="t" fillcolor="white [3201]" strokecolor="#00b050" strokeweight="1.75pt">
                      <v:stroke endarrow="block" joinstyle="miter"/>
                    </v:shape>
                    <v:group id="Group 53" o:spid="_x0000_s1032" style="position:absolute;width:86113;height:21986" coordsize="86113,2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">
                      <v:line id="Straight Connector 47" o:spid="_x0000_s1033" style="position:absolute;visibility:visible;mso-wrap-style:square" from="45447,1774" to="48862,1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" filled="t" fillcolor="white [3201]" strokecolor="#00b050" strokeweight="1.75pt">
                        <v:stroke joinstyle="miter"/>
                      </v:line>
                      <v:group id="Group 52" o:spid="_x0000_s1034" style="position:absolute;width:86113;height:21986" coordsize="86113,2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">
                        <v:line id="Straight Connector 45" o:spid="_x0000_s1035" style="position:absolute;visibility:visible;mso-wrap-style:square" from="48858,1774" to="48858,19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" filled="t" fillcolor="white [3201]" strokecolor="#00b050" strokeweight="1.75pt">
                          <v:stroke joinstyle="miter"/>
                        </v:line>
                        <v:line id="Straight Connector 47" o:spid="_x0000_s1036" style="position:absolute;visibility:visible;mso-wrap-style:square" from="45447,6005" to="48862,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" filled="t" fillcolor="white [3201]" strokecolor="#00b050" strokeweight="1.75pt">
                          <v:stroke joinstyle="miter"/>
                        </v:line>
                        <v:line id="Straight Connector 47" o:spid="_x0000_s1037" style="position:absolute;visibility:visible;mso-wrap-style:square" from="45447,10508" to="48856,10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" filled="t" fillcolor="white [3201]" strokecolor="#00b050" strokeweight="1.75pt">
                          <v:stroke joinstyle="miter"/>
                        </v:line>
                        <v:line id="Straight Connector 47" o:spid="_x0000_s1038" style="position:absolute;visibility:visible;mso-wrap-style:square" from="45447,14876" to="48856,1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" filled="t" fillcolor="white [3201]" strokecolor="#00b050" strokeweight="1.75pt">
                          <v:stroke joinstyle="miter"/>
                        </v:line>
                        <v:group id="Group 51" o:spid="_x0000_s1039" style="position:absolute;width:86113;height:21986" coordsize="86113,2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">
                          <v:line id="Straight Connector 45" o:spid="_x0000_s1040" style="position:absolute;visibility:visible;mso-wrap-style:square" from="15012,2047" to="15012,20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" filled="t" fillcolor="white [3201]" strokecolor="#00b050" strokeweight="1.75pt">
                            <v:stroke joinstyle="miter"/>
                          </v:line>
                          <v:group id="Group 50" o:spid="_x0000_s1041" style="position:absolute;width:86113;height:21986" coordsize="86113,2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">
                            <v:shape id="Straight Arrow Connector 46" o:spid="_x0000_s1042" type="#_x0000_t32" style="position:absolute;left:15012;top:20005;width:4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" filled="t" fillcolor="white [3201]" strokecolor="#00b050" strokeweight="1.75pt">
                              <v:stroke endarrow="block" joinstyle="miter"/>
                            </v:shape>
                            <v:shape id="Straight Arrow Connector 46" o:spid="_x0000_s1043" type="#_x0000_t32" style="position:absolute;left:15012;top:1990;width:4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" filled="t" fillcolor="white [3201]" strokecolor="#00b050" strokeweight="1.75pt">
                              <v:stroke endarrow="block" joinstyle="miter"/>
                            </v:shape>
                            <v:shape id="Straight Arrow Connector 46" o:spid="_x0000_s1044" type="#_x0000_t32" style="position:absolute;left:15012;top:14955;width:46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" filled="t" fillcolor="white [3201]" strokecolor="#00b050" strokeweight="1.75pt">
                              <v:stroke endarrow="block" joinstyle="miter"/>
                            </v:shape>
                            <v:shape id="Straight Arrow Connector 46" o:spid="_x0000_s1045" type="#_x0000_t32" style="position:absolute;left:15012;top:5948;width:46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" filled="t" fillcolor="white [3201]" strokecolor="#00b050" strokeweight="1.75pt">
                              <v:stroke endarrow="block" joinstyle="miter"/>
                            </v:shape>
                            <v:group id="Group 49" o:spid="_x0000_s1046" style="position:absolute;width:86113;height:21986" coordsize="86113,2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">
                              <v:group id="Group 6" o:spid="_x0000_s1047" style="position:absolute;width:86113;height:21986" coordorigin="2778,805" coordsize="63493,16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">
                                <v:group id="Group 5" o:spid="_x0000_s1048" style="position:absolute;left:2778;top:805;width:63493;height:16072" coordorigin="2778,805" coordsize="63493,16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">
                                  <v:group id="Group 4" o:spid="_x0000_s1049" style="position:absolute;left:2778;top:805;width:63493;height:16072" coordorigin="2778,805" coordsize="63493,16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">
                                    <v:shape id="Text Box 1" o:spid="_x0000_s1050" type="#_x0000_t202" style="position:absolute;left:2778;top:6382;width:8572;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" fillcolor="#dceaf7 [351]" strokecolor="#00b050" strokeweight="1.75pt">
                                      <v:textbox>
                                        <w:txbxContent>
                                          <w:p w14:paraId="1A72AC51" w14:textId="359C4658" w:rsidR="00D76979" w:rsidRPr="00BE6210" w:rsidRDefault="00BE6210" w:rsidP="00D76979">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color w:val="000000"/>
                                                <w:sz w:val="32"/>
                                                <w:szCs w:val="32"/>
                                                <w14:textFill>
                                                  <w14:solidFill>
                                                    <w14:srgbClr w14:val="000000">
                                                      <w14:alpha w14:val="1000"/>
                                                    </w14:srgbClr>
                                                  </w14:solidFill>
                                                </w14:textFill>
                                              </w:rPr>
                                              <w:t>SBP</w:t>
                                            </w:r>
                                          </w:p>
                                        </w:txbxContent>
                                      </v:textbox>
                                    </v:shape>
                                    <v:shape id="Text Box 1" o:spid="_x0000_s1051" type="#_x0000_t202" style="position:absolute;left:35707;top:6965;width:16072;height:375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" fillcolor="white [3201]" strokecolor="#00b050" strokeweight="1.75pt">
                                      <v:textbox>
                                        <w:txbxContent>
                                          <w:p w14:paraId="17692803" w14:textId="77777777" w:rsidR="00D76979" w:rsidRPr="00BE6210" w:rsidRDefault="00D76979" w:rsidP="00D76979">
                                            <w:pPr>
                                              <w:spacing w:line="240" w:lineRule="auto"/>
                                              <w:jc w:val="center"/>
                                              <w:rPr>
                                                <w:rFonts w:ascii="Abadi ExtraLight" w:hAnsi="Abadi ExtraLight"/>
                                                <w:color w:val="000000"/>
                                                <w:sz w:val="28"/>
                                                <w:szCs w:val="28"/>
                                                <w14:textFill>
                                                  <w14:solidFill>
                                                    <w14:srgbClr w14:val="000000">
                                                      <w14:alpha w14:val="1000"/>
                                                    </w14:srgbClr>
                                                  </w14:solidFill>
                                                </w14:textFill>
                                              </w:rPr>
                                            </w:pPr>
                                            <w:r w:rsidRPr="00BE6210">
                                              <w:rPr>
                                                <w:rFonts w:ascii="Abadi ExtraLight" w:hAnsi="Abadi ExtraLight"/>
                                                <w:color w:val="000000"/>
                                                <w:sz w:val="28"/>
                                                <w:szCs w:val="28"/>
                                                <w14:textFill>
                                                  <w14:solidFill>
                                                    <w14:srgbClr w14:val="000000">
                                                      <w14:alpha w14:val="1000"/>
                                                    </w14:srgbClr>
                                                  </w14:solidFill>
                                                </w14:textFill>
                                              </w:rPr>
                                              <w:t xml:space="preserve">Sum </w:t>
                                            </w:r>
                                            <w:r w:rsidRPr="00BE6210">
                                              <w:rPr>
                                                <w:rFonts w:ascii="Abadi ExtraLight" w:eastAsia="Symbol" w:hAnsi="Abadi ExtraLight" w:cs="Symbol"/>
                                                <w:color w:val="000000"/>
                                                <w:sz w:val="28"/>
                                                <w:szCs w:val="28"/>
                                                <w14:textFill>
                                                  <w14:solidFill>
                                                    <w14:srgbClr w14:val="000000">
                                                      <w14:alpha w14:val="1000"/>
                                                    </w14:srgbClr>
                                                  </w14:solidFill>
                                                </w14:textFill>
                                              </w:rPr>
                                              <w:t>D</w:t>
                                            </w:r>
                                            <w:r w:rsidRPr="00BE6210">
                                              <w:rPr>
                                                <w:rFonts w:ascii="Abadi ExtraLight" w:hAnsi="Abadi ExtraLight"/>
                                                <w:color w:val="000000"/>
                                                <w:sz w:val="28"/>
                                                <w:szCs w:val="28"/>
                                                <w14:textFill>
                                                  <w14:solidFill>
                                                    <w14:srgbClr w14:val="000000">
                                                      <w14:alpha w14:val="1000"/>
                                                    </w14:srgbClr>
                                                  </w14:solidFill>
                                                </w14:textFill>
                                              </w:rPr>
                                              <w:t xml:space="preserve"> morbidity rates, mortality rates</w:t>
                                            </w:r>
                                          </w:p>
                                        </w:txbxContent>
                                      </v:textbox>
                                    </v:shape>
                                    <v:shape id="Text Box 1" o:spid="_x0000_s1052" type="#_x0000_t202" style="position:absolute;left:48655;top:1395;width:17616;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" fillcolor="white [3201]" strokecolor="#00b050" strokeweight="1.75pt">
                                      <v:textbox>
                                        <w:txbxContent>
                                          <w:p w14:paraId="40520F14" w14:textId="25F47058" w:rsidR="00D76979" w:rsidRPr="00BE6210" w:rsidRDefault="00BE6210" w:rsidP="00BA3557">
                                            <w:pPr>
                                              <w:spacing w:after="0" w:line="240" w:lineRule="auto"/>
                                              <w:rPr>
                                                <w:rFonts w:ascii="Abadi ExtraLight" w:hAnsi="Abadi ExtraLight"/>
                                                <w:b/>
                                                <w:bCs/>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HALYs</w:t>
                                            </w:r>
                                          </w:p>
                                          <w:p w14:paraId="106F9AA6" w14:textId="218AEECB" w:rsidR="00D76979" w:rsidRPr="00BE6210" w:rsidRDefault="00BE6210" w:rsidP="00BA3557">
                                            <w:pPr>
                                              <w:spacing w:after="0" w:line="240" w:lineRule="auto"/>
                                              <w:rPr>
                                                <w:rFonts w:ascii="Abadi ExtraLight" w:hAnsi="Abadi ExtraLight"/>
                                                <w:b/>
                                                <w:bCs/>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Health Inequalities (RR)</w:t>
                                            </w:r>
                                          </w:p>
                                        </w:txbxContent>
                                      </v:textbox>
                                    </v:shape>
                                    <v:shape id="Text Box 1" o:spid="_x0000_s1053" type="#_x0000_t202" style="position:absolute;left:48662;top:11737;width:17608;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" fillcolor="white [3201]" strokecolor="#00b050" strokeweight="1.75pt">
                                      <v:textbox>
                                        <w:txbxContent>
                                          <w:p w14:paraId="3DB2FE4E" w14:textId="022CF3D1" w:rsidR="00D76979" w:rsidRPr="00BE6210" w:rsidRDefault="00BE6210" w:rsidP="00BA3557">
                                            <w:pPr>
                                              <w:spacing w:after="0" w:line="240" w:lineRule="auto"/>
                                              <w:rPr>
                                                <w:rFonts w:ascii="Abadi ExtraLight" w:hAnsi="Abadi ExtraLight"/>
                                                <w:b/>
                                                <w:bCs/>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disease-specific morbidity</w:t>
                                            </w:r>
                                          </w:p>
                                          <w:p w14:paraId="2D6CE3D8" w14:textId="419BB3C2" w:rsidR="00D76979" w:rsidRPr="00BE6210" w:rsidRDefault="00BE6210" w:rsidP="00BA3557">
                                            <w:pPr>
                                              <w:spacing w:after="0" w:line="240" w:lineRule="auto"/>
                                              <w:rPr>
                                                <w:rFonts w:ascii="Abadi ExtraLight" w:hAnsi="Abadi ExtraLight"/>
                                                <w:color w:val="000000"/>
                                                <w:sz w:val="28"/>
                                                <w:szCs w:val="28"/>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00D76979" w:rsidRPr="00BE6210">
                                              <w:rPr>
                                                <w:rFonts w:ascii="Abadi ExtraLight" w:hAnsi="Abadi ExtraLight"/>
                                                <w:b/>
                                                <w:bCs/>
                                                <w:color w:val="000000"/>
                                                <w:sz w:val="28"/>
                                                <w:szCs w:val="28"/>
                                                <w14:textFill>
                                                  <w14:solidFill>
                                                    <w14:srgbClr w14:val="000000">
                                                      <w14:alpha w14:val="1000"/>
                                                    </w14:srgbClr>
                                                  </w14:solidFill>
                                                </w14:textFill>
                                              </w:rPr>
                                              <w:t xml:space="preserve"> disease-specific</w:t>
                                            </w:r>
                                            <w:r w:rsidR="00D76979" w:rsidRPr="00BE6210">
                                              <w:rPr>
                                                <w:rFonts w:ascii="Abadi ExtraLight" w:hAnsi="Abadi ExtraLight"/>
                                                <w:color w:val="000000"/>
                                                <w:sz w:val="28"/>
                                                <w:szCs w:val="28"/>
                                                <w14:textFill>
                                                  <w14:solidFill>
                                                    <w14:srgbClr w14:val="000000">
                                                      <w14:alpha w14:val="1000"/>
                                                    </w14:srgbClr>
                                                  </w14:solidFill>
                                                </w14:textFill>
                                              </w:rPr>
                                              <w:t xml:space="preserve"> mortality</w:t>
                                            </w:r>
                                          </w:p>
                                        </w:txbxContent>
                                      </v:textbox>
                                    </v:shape>
                                  </v:group>
                                  <v:shape id="Straight Arrow Connector 2" o:spid="_x0000_s1054" type="#_x0000_t32" style="position:absolute;left:45622;top:3604;width:30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" filled="t" fillcolor="white [3201]" strokecolor="#00b050" strokeweight="1.75pt">
                                    <v:stroke endarrow="block" joinstyle="miter"/>
                                  </v:shape>
                                  <v:shape id="Straight Arrow Connector 2" o:spid="_x0000_s1055" type="#_x0000_t32" style="position:absolute;left:45618;top:14108;width:30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" filled="t" fillcolor="white [3201]" strokecolor="#00b050" strokeweight="1.75pt">
                                    <v:stroke endarrow="block" joinstyle="miter"/>
                                  </v:shape>
                                </v:group>
                                <v:line id="Straight Connector 3" o:spid="_x0000_s1056" style="position:absolute;visibility:visible;mso-wrap-style:square" from="52853,5883" to="52853,11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" filled="t" fillcolor="white [3201]" strokecolor="#00b050" strokeweight="1.75pt">
                                  <v:stroke joinstyle="miter"/>
                                </v:line>
                              </v:group>
                              <v:group id="Group 44" o:spid="_x0000_s1057" style="position:absolute;left:19516;width:25927;height:21009" coordorigin=",545" coordsize="25930,2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">
                                <v:shape id="Text Box 42" o:spid="_x0000_s1058" type="#_x0000_t202" style="position:absolute;top:545;width:25926;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" fillcolor="white [3201]" strokecolor="#00b050" strokeweight="1.75pt">
                                  <v:textbox>
                                    <w:txbxContent>
                                      <w:p w14:paraId="215990A1" w14:textId="128A5172" w:rsidR="005546E0" w:rsidRPr="00BE6210" w:rsidRDefault="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Ischemic heart disease incidence</w:t>
                                        </w:r>
                                      </w:p>
                                    </w:txbxContent>
                                  </v:textbox>
                                </v:shape>
                                <v:shape id="Text Box 42" o:spid="_x0000_s1059" type="#_x0000_t202" style="position:absolute;top:5049;width:25927;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" fillcolor="white [3201]" strokecolor="#00b050" strokeweight="1.75pt">
                                  <v:textbox>
                                    <w:txbxContent>
                                      <w:p w14:paraId="0BC8373B" w14:textId="2478BC44"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Stroke incidence</w:t>
                                        </w:r>
                                      </w:p>
                                      <w:p w14:paraId="634DB0B6"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v:textbox>
                                </v:shape>
                                <v:shape id="Text Box 42" o:spid="_x0000_s1060" type="#_x0000_t202" style="position:absolute;left:136;top:9553;width:2579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" fillcolor="white [3201]" strokecolor="#00b050" strokeweight="1.75pt">
                                  <v:textbox>
                                    <w:txbxContent>
                                      <w:p w14:paraId="18A04825" w14:textId="65FEEAE3"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Chronic kidney disease incidence</w:t>
                                        </w:r>
                                      </w:p>
                                      <w:p w14:paraId="16F0CB71"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v:textbox>
                                </v:shape>
                                <v:shape id="Text Box 42" o:spid="_x0000_s1061" type="#_x0000_t202" style="position:absolute;left:136;top:13747;width:25792;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" fillcolor="white [3201]" strokecolor="#00b050" strokeweight="1.75pt">
                                  <v:textbox>
                                    <w:txbxContent>
                                      <w:p w14:paraId="4188E812" w14:textId="05EE0DD4"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Hypertensive heart disease incidence</w:t>
                                        </w:r>
                                      </w:p>
                                      <w:p w14:paraId="58F286AC"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v:textbox>
                                </v:shape>
                                <v:shape id="Text Box 42" o:spid="_x0000_s1062" type="#_x0000_t202" style="position:absolute;left:136;top:18283;width:25794;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" fillcolor="white [3201]" strokecolor="#00b050" strokeweight="1.75pt">
                                  <v:textbox>
                                    <w:txbxContent>
                                      <w:p w14:paraId="5E9A1B8C" w14:textId="6614A64C" w:rsidR="008B78BD" w:rsidRPr="00BE6210" w:rsidRDefault="008B78BD" w:rsidP="008B78BD">
                                        <w:pPr>
                                          <w:rPr>
                                            <w:rFonts w:ascii="Abadi ExtraLight" w:hAnsi="Abadi ExtraLight"/>
                                            <w:color w:val="000000"/>
                                            <w:sz w:val="32"/>
                                            <w:szCs w:val="32"/>
                                            <w14:textFill>
                                              <w14:solidFill>
                                                <w14:srgbClr w14:val="000000">
                                                  <w14:alpha w14:val="1000"/>
                                                </w14:srgbClr>
                                              </w14:solidFill>
                                            </w14:textFill>
                                          </w:rPr>
                                        </w:pPr>
                                        <w:r w:rsidRPr="00BE6210">
                                          <w:rPr>
                                            <w:rFonts w:ascii="Cambria Math" w:hAnsi="Cambria Math" w:cs="Cambria Math"/>
                                            <w:color w:val="000000"/>
                                            <w:sz w:val="32"/>
                                            <w:szCs w:val="32"/>
                                            <w14:textFill>
                                              <w14:solidFill>
                                                <w14:srgbClr w14:val="000000">
                                                  <w14:alpha w14:val="1000"/>
                                                </w14:srgbClr>
                                              </w14:solidFill>
                                            </w14:textFill>
                                          </w:rPr>
                                          <w:t>∆</w:t>
                                        </w:r>
                                        <w:r w:rsidRPr="00BE6210">
                                          <w:rPr>
                                            <w:rFonts w:ascii="Abadi ExtraLight" w:hAnsi="Abadi ExtraLight"/>
                                            <w:color w:val="000000"/>
                                            <w:sz w:val="32"/>
                                            <w:szCs w:val="32"/>
                                            <w14:textFill>
                                              <w14:solidFill>
                                                <w14:srgbClr w14:val="000000">
                                                  <w14:alpha w14:val="1000"/>
                                                </w14:srgbClr>
                                              </w14:solidFill>
                                            </w14:textFill>
                                          </w:rPr>
                                          <w:t xml:space="preserve"> Arterial fibrillation incidence</w:t>
                                        </w:r>
                                      </w:p>
                                      <w:p w14:paraId="20FC19D2" w14:textId="77777777" w:rsidR="005546E0" w:rsidRPr="00BE6210" w:rsidRDefault="005546E0" w:rsidP="005546E0">
                                        <w:pPr>
                                          <w:rPr>
                                            <w:rFonts w:ascii="Abadi ExtraLight" w:hAnsi="Abadi ExtraLight"/>
                                            <w:color w:val="000000"/>
                                            <w:sz w:val="32"/>
                                            <w:szCs w:val="32"/>
                                            <w14:textFill>
                                              <w14:solidFill>
                                                <w14:srgbClr w14:val="000000">
                                                  <w14:alpha w14:val="1000"/>
                                                </w14:srgbClr>
                                              </w14:solidFill>
                                            </w14:textFill>
                                          </w:rPr>
                                        </w:pPr>
                                      </w:p>
                                    </w:txbxContent>
                                  </v:textbox>
                                </v:shape>
                              </v:group>
                              <v:shape id="Straight Arrow Connector 46" o:spid="_x0000_s1063" type="#_x0000_t32" style="position:absolute;left:15012;top:10451;width:46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" filled="t" fillcolor="white [3201]" strokecolor="#00b050" strokeweight="1.75pt">
                                <v:stroke endarrow="block" joinstyle="miter"/>
                              </v:shape>
                              <v:line id="Straight Connector 48" o:spid="_x0000_s1064" style="position:absolute;visibility:visible;mso-wrap-style:square" from="11600,10508" to="14985,10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" filled="t" fillcolor="white [3201]" strokecolor="#00b050" strokeweight="1.75pt">
                                <v:stroke joinstyle="miter"/>
                              </v:line>
                            </v:group>
                          </v:group>
                        </v:group>
                      </v:group>
                    </v:group>
                  </v:group>
                </v:group>
              </v:group>
            </w:pict>
          </mc:Fallback>
        </mc:AlternateContent>
      </w:r>
      <w:r w:rsidR="00D76979" w:rsidRPr="00FA48A7">
        <w:rPr>
          <w:b/>
          <w:bCs/>
          <w:sz w:val="24"/>
          <w:szCs w:val="24"/>
        </w:rPr>
        <w:t>Figure 2.</w:t>
      </w:r>
      <w:bookmarkStart w:id="424" w:name="_Ref114425537"/>
      <w:r w:rsidR="00D76979" w:rsidRPr="00FA48A7">
        <w:rPr>
          <w:sz w:val="24"/>
          <w:szCs w:val="24"/>
        </w:rPr>
        <w:t xml:space="preserve"> Conceptual diagram for the relationship between blood pressure and health outcomes</w:t>
      </w:r>
      <w:bookmarkEnd w:id="424"/>
      <w:r w:rsidR="00D76979" w:rsidRPr="00FA48A7">
        <w:rPr>
          <w:sz w:val="24"/>
          <w:szCs w:val="24"/>
        </w:rPr>
        <w:t xml:space="preserve"> </w:t>
      </w:r>
    </w:p>
    <w:p w14:paraId="5EFB0C36" w14:textId="76A5F694" w:rsidR="005546E0" w:rsidRDefault="005546E0" w:rsidP="006F5F53">
      <w:pPr>
        <w:ind w:left="-993"/>
        <w:rPr>
          <w:rFonts w:ascii="Arial" w:hAnsi="Arial" w:cs="Arial"/>
          <w:b/>
          <w:bCs/>
          <w:sz w:val="24"/>
          <w:szCs w:val="24"/>
        </w:rPr>
      </w:pPr>
    </w:p>
    <w:p w14:paraId="04E4705D" w14:textId="77777777" w:rsidR="007A676E" w:rsidRDefault="007A676E" w:rsidP="006F5F53">
      <w:pPr>
        <w:ind w:left="-993"/>
        <w:rPr>
          <w:rFonts w:ascii="Arial" w:hAnsi="Arial" w:cs="Arial"/>
          <w:b/>
          <w:bCs/>
          <w:sz w:val="24"/>
          <w:szCs w:val="24"/>
        </w:rPr>
      </w:pPr>
    </w:p>
    <w:p w14:paraId="048AE765" w14:textId="77777777" w:rsidR="007A676E" w:rsidRDefault="007A676E" w:rsidP="006F5F53">
      <w:pPr>
        <w:ind w:left="-993"/>
        <w:rPr>
          <w:rFonts w:ascii="Arial" w:hAnsi="Arial" w:cs="Arial"/>
          <w:b/>
          <w:bCs/>
          <w:sz w:val="24"/>
          <w:szCs w:val="24"/>
        </w:rPr>
      </w:pPr>
    </w:p>
    <w:p w14:paraId="157EC44C" w14:textId="77777777" w:rsidR="007A676E" w:rsidRDefault="007A676E" w:rsidP="006F5F53">
      <w:pPr>
        <w:ind w:left="-993"/>
        <w:rPr>
          <w:rFonts w:ascii="Arial" w:hAnsi="Arial" w:cs="Arial"/>
          <w:b/>
          <w:bCs/>
          <w:sz w:val="24"/>
          <w:szCs w:val="24"/>
        </w:rPr>
      </w:pPr>
    </w:p>
    <w:p w14:paraId="280D8501" w14:textId="77777777" w:rsidR="007A676E" w:rsidRDefault="007A676E" w:rsidP="006F5F53">
      <w:pPr>
        <w:ind w:left="-993"/>
        <w:rPr>
          <w:rFonts w:ascii="Arial" w:hAnsi="Arial" w:cs="Arial"/>
          <w:b/>
          <w:bCs/>
          <w:sz w:val="24"/>
          <w:szCs w:val="24"/>
        </w:rPr>
      </w:pPr>
    </w:p>
    <w:p w14:paraId="2401A406" w14:textId="77777777" w:rsidR="007A676E" w:rsidRDefault="007A676E" w:rsidP="006F5F53">
      <w:pPr>
        <w:ind w:left="-993"/>
        <w:rPr>
          <w:rFonts w:ascii="Arial" w:hAnsi="Arial" w:cs="Arial"/>
          <w:b/>
          <w:bCs/>
          <w:sz w:val="24"/>
          <w:szCs w:val="24"/>
        </w:rPr>
      </w:pPr>
    </w:p>
    <w:p w14:paraId="2ABABB97" w14:textId="77777777" w:rsidR="007A676E" w:rsidRDefault="007A676E" w:rsidP="006F5F53">
      <w:pPr>
        <w:ind w:left="-993"/>
        <w:rPr>
          <w:rFonts w:ascii="Arial" w:hAnsi="Arial" w:cs="Arial"/>
          <w:b/>
          <w:bCs/>
          <w:sz w:val="24"/>
          <w:szCs w:val="24"/>
        </w:rPr>
      </w:pPr>
    </w:p>
    <w:p w14:paraId="7B850BC1" w14:textId="77777777" w:rsidR="007A676E" w:rsidRDefault="007A676E" w:rsidP="006F5F53">
      <w:pPr>
        <w:ind w:left="-993"/>
        <w:rPr>
          <w:rFonts w:ascii="Arial" w:hAnsi="Arial" w:cs="Arial"/>
          <w:b/>
          <w:bCs/>
          <w:sz w:val="24"/>
          <w:szCs w:val="24"/>
        </w:rPr>
      </w:pPr>
    </w:p>
    <w:p w14:paraId="62AE5D5C" w14:textId="77777777" w:rsidR="007A676E" w:rsidRPr="00FA48A7" w:rsidRDefault="007A676E" w:rsidP="006F5F53">
      <w:pPr>
        <w:ind w:left="-993"/>
        <w:rPr>
          <w:rFonts w:ascii="Arial" w:hAnsi="Arial" w:cs="Arial"/>
          <w:b/>
          <w:bCs/>
          <w:sz w:val="24"/>
          <w:szCs w:val="24"/>
        </w:rPr>
      </w:pPr>
    </w:p>
    <w:p w14:paraId="363FFA6B" w14:textId="1B175EEC" w:rsidR="00813565" w:rsidRPr="00BF0545" w:rsidRDefault="007A676E" w:rsidP="00BF0545">
      <w:pPr>
        <w:pBdr>
          <w:top w:val="single" w:sz="4" w:space="1" w:color="auto"/>
          <w:left w:val="single" w:sz="4" w:space="4" w:color="auto"/>
          <w:bottom w:val="single" w:sz="4" w:space="1" w:color="auto"/>
          <w:right w:val="single" w:sz="4" w:space="4" w:color="auto"/>
        </w:pBdr>
        <w:rPr>
          <w:rFonts w:ascii="Arial" w:hAnsi="Arial" w:cs="Arial"/>
          <w:b/>
          <w:bCs/>
          <w:sz w:val="24"/>
          <w:szCs w:val="24"/>
        </w:rPr>
      </w:pPr>
      <w:r w:rsidRPr="00D745B8">
        <w:rPr>
          <w:noProof/>
        </w:rPr>
        <mc:AlternateContent>
          <mc:Choice Requires="wps">
            <w:drawing>
              <wp:anchor distT="0" distB="0" distL="114300" distR="114300" simplePos="0" relativeHeight="251658241" behindDoc="0" locked="0" layoutInCell="1" allowOverlap="1" wp14:anchorId="4F6B193B" wp14:editId="7204511F">
                <wp:simplePos x="0" y="0"/>
                <wp:positionH relativeFrom="column">
                  <wp:posOffset>-54591</wp:posOffset>
                </wp:positionH>
                <wp:positionV relativeFrom="paragraph">
                  <wp:posOffset>274481</wp:posOffset>
                </wp:positionV>
                <wp:extent cx="8980227" cy="1160060"/>
                <wp:effectExtent l="0" t="0" r="11430" b="21590"/>
                <wp:wrapNone/>
                <wp:docPr id="1878089689" name="Text Box 50"/>
                <wp:cNvGraphicFramePr/>
                <a:graphic xmlns:a="http://schemas.openxmlformats.org/drawingml/2006/main">
                  <a:graphicData uri="http://schemas.microsoft.com/office/word/2010/wordprocessingShape">
                    <wps:wsp>
                      <wps:cNvSpPr txBox="1"/>
                      <wps:spPr>
                        <a:xfrm>
                          <a:off x="0" y="0"/>
                          <a:ext cx="8980227" cy="1160060"/>
                        </a:xfrm>
                        <a:prstGeom prst="rect">
                          <a:avLst/>
                        </a:prstGeom>
                        <a:solidFill>
                          <a:schemeClr val="accent4">
                            <a:lumMod val="20000"/>
                            <a:lumOff val="80000"/>
                          </a:schemeClr>
                        </a:solidFill>
                        <a:ln w="6350">
                          <a:solidFill>
                            <a:prstClr val="black"/>
                          </a:solidFill>
                        </a:ln>
                      </wps:spPr>
                      <wps:txbx>
                        <w:txbxContent>
                          <w:p w14:paraId="2CF38ED0" w14:textId="77777777" w:rsidR="005E02A9" w:rsidRPr="00BE6210" w:rsidRDefault="005E02A9" w:rsidP="005E02A9">
                            <w:pPr>
                              <w:pStyle w:val="NormalWeb"/>
                              <w:numPr>
                                <w:ilvl w:val="0"/>
                                <w:numId w:val="4"/>
                              </w:numPr>
                              <w:rPr>
                                <w:rFonts w:ascii="Abadi ExtraLight" w:hAnsi="Abadi ExtraLight"/>
                              </w:rPr>
                            </w:pPr>
                            <w:r w:rsidRPr="00BE6210">
                              <w:rPr>
                                <w:rStyle w:val="Strong"/>
                                <w:rFonts w:ascii="Abadi ExtraLight" w:eastAsiaTheme="majorEastAsia" w:hAnsi="Abadi ExtraLight"/>
                              </w:rPr>
                              <w:t xml:space="preserve">Clinical scenario </w:t>
                            </w:r>
                            <w:r w:rsidRPr="00BE6210">
                              <w:rPr>
                                <w:rStyle w:val="Strong"/>
                                <w:rFonts w:ascii="Abadi ExtraLight" w:eastAsiaTheme="majorEastAsia" w:hAnsi="Abadi ExtraLight"/>
                                <w:b w:val="0"/>
                                <w:bCs w:val="0"/>
                              </w:rPr>
                              <w:t>[SBP &lt;140 mmHg]:</w:t>
                            </w:r>
                            <w:r w:rsidRPr="00BE6210">
                              <w:rPr>
                                <w:rFonts w:ascii="Abadi ExtraLight" w:hAnsi="Abadi ExtraLight"/>
                              </w:rPr>
                              <w:t xml:space="preserve"> Standard control scenario where individuals with SBP ≥140 mmHg are assumed to receive treatment to reduce SBP below 140 mmHg.</w:t>
                            </w:r>
                          </w:p>
                          <w:p w14:paraId="16BA994E" w14:textId="77777777" w:rsidR="005E02A9" w:rsidRPr="00BE6210" w:rsidRDefault="005E02A9" w:rsidP="005E02A9">
                            <w:pPr>
                              <w:pStyle w:val="NormalWeb"/>
                              <w:numPr>
                                <w:ilvl w:val="0"/>
                                <w:numId w:val="4"/>
                              </w:numPr>
                              <w:rPr>
                                <w:rFonts w:ascii="Abadi ExtraLight" w:hAnsi="Abadi ExtraLight"/>
                              </w:rPr>
                            </w:pPr>
                            <w:r w:rsidRPr="00BE6210">
                              <w:rPr>
                                <w:rFonts w:ascii="Abadi ExtraLight" w:hAnsi="Abadi ExtraLight"/>
                                <w:b/>
                                <w:bCs/>
                              </w:rPr>
                              <w:t xml:space="preserve">Intensive control scenario </w:t>
                            </w:r>
                            <w:r w:rsidRPr="00BE6210">
                              <w:rPr>
                                <w:rStyle w:val="Strong"/>
                                <w:rFonts w:ascii="Abadi ExtraLight" w:eastAsiaTheme="majorEastAsia" w:hAnsi="Abadi ExtraLight"/>
                                <w:b w:val="0"/>
                                <w:bCs w:val="0"/>
                              </w:rPr>
                              <w:t>[SBP &lt;130 mmHg]:</w:t>
                            </w:r>
                            <w:r w:rsidRPr="00BE6210">
                              <w:rPr>
                                <w:rFonts w:ascii="Abadi ExtraLight" w:hAnsi="Abadi ExtraLight"/>
                              </w:rPr>
                              <w:t xml:space="preserve"> individuals with SBP ≥130 mmHg are assumed to receive treatment to reduce SBP below 130 mmHg.</w:t>
                            </w:r>
                          </w:p>
                          <w:p w14:paraId="0F9813B7" w14:textId="77777777" w:rsidR="005E02A9" w:rsidRPr="00BE6210" w:rsidRDefault="005E02A9" w:rsidP="005E02A9">
                            <w:pPr>
                              <w:pStyle w:val="NormalWeb"/>
                              <w:numPr>
                                <w:ilvl w:val="0"/>
                                <w:numId w:val="4"/>
                              </w:numPr>
                              <w:rPr>
                                <w:rFonts w:ascii="Abadi ExtraLight" w:hAnsi="Abadi ExtraLight"/>
                              </w:rPr>
                            </w:pPr>
                            <w:r w:rsidRPr="00BE6210">
                              <w:rPr>
                                <w:rFonts w:ascii="Abadi ExtraLight" w:hAnsi="Abadi ExtraLight"/>
                                <w:b/>
                                <w:bCs/>
                              </w:rPr>
                              <w:t xml:space="preserve">Very intensive control scenario </w:t>
                            </w:r>
                            <w:r w:rsidRPr="00BE6210">
                              <w:rPr>
                                <w:rStyle w:val="Strong"/>
                                <w:rFonts w:ascii="Abadi ExtraLight" w:eastAsiaTheme="majorEastAsia" w:hAnsi="Abadi ExtraLight"/>
                              </w:rPr>
                              <w:t>[</w:t>
                            </w:r>
                            <w:r w:rsidRPr="00BE6210">
                              <w:rPr>
                                <w:rStyle w:val="Strong"/>
                                <w:rFonts w:ascii="Abadi ExtraLight" w:eastAsiaTheme="majorEastAsia" w:hAnsi="Abadi ExtraLight"/>
                                <w:b w:val="0"/>
                                <w:bCs w:val="0"/>
                              </w:rPr>
                              <w:t>SBP &lt;120 mmHg]:</w:t>
                            </w:r>
                            <w:r w:rsidRPr="00BE6210">
                              <w:rPr>
                                <w:rFonts w:ascii="Abadi ExtraLight" w:hAnsi="Abadi ExtraLight"/>
                              </w:rPr>
                              <w:t xml:space="preserve"> where individuals with SBP ≥120 mmHg are assumed to receive treatment to reduce SBP below 120 mmHg.</w:t>
                            </w:r>
                          </w:p>
                          <w:p w14:paraId="35EAF6F3" w14:textId="77777777" w:rsidR="005E02A9" w:rsidRDefault="005E02A9" w:rsidP="005E02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B193B" id="Text Box 50" o:spid="_x0000_s1065" type="#_x0000_t202" style="position:absolute;margin-left:-4.3pt;margin-top:21.6pt;width:707.1pt;height:91.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" fillcolor="#caedfb [663]" strokeweight=".5pt">
                <v:textbox>
                  <w:txbxContent>
                    <w:p w14:paraId="2CF38ED0" w14:textId="77777777" w:rsidR="005E02A9" w:rsidRPr="00BE6210" w:rsidRDefault="005E02A9" w:rsidP="005E02A9">
                      <w:pPr>
                        <w:pStyle w:val="NormalWeb"/>
                        <w:numPr>
                          <w:ilvl w:val="0"/>
                          <w:numId w:val="4"/>
                        </w:numPr>
                        <w:rPr>
                          <w:rFonts w:ascii="Abadi ExtraLight" w:hAnsi="Abadi ExtraLight"/>
                        </w:rPr>
                      </w:pPr>
                      <w:r w:rsidRPr="00BE6210">
                        <w:rPr>
                          <w:rStyle w:val="Strong"/>
                          <w:rFonts w:ascii="Abadi ExtraLight" w:eastAsiaTheme="majorEastAsia" w:hAnsi="Abadi ExtraLight"/>
                        </w:rPr>
                        <w:t xml:space="preserve">Clinical scenario </w:t>
                      </w:r>
                      <w:r w:rsidRPr="00BE6210">
                        <w:rPr>
                          <w:rStyle w:val="Strong"/>
                          <w:rFonts w:ascii="Abadi ExtraLight" w:eastAsiaTheme="majorEastAsia" w:hAnsi="Abadi ExtraLight"/>
                          <w:b w:val="0"/>
                          <w:bCs w:val="0"/>
                        </w:rPr>
                        <w:t>[SBP &lt;140 mmHg]:</w:t>
                      </w:r>
                      <w:r w:rsidRPr="00BE6210">
                        <w:rPr>
                          <w:rFonts w:ascii="Abadi ExtraLight" w:hAnsi="Abadi ExtraLight"/>
                        </w:rPr>
                        <w:t xml:space="preserve"> Standard control scenario where individuals with SBP ≥140 mmHg are assumed to receive treatment to reduce SBP below 140 mmHg.</w:t>
                      </w:r>
                    </w:p>
                    <w:p w14:paraId="16BA994E" w14:textId="77777777" w:rsidR="005E02A9" w:rsidRPr="00BE6210" w:rsidRDefault="005E02A9" w:rsidP="005E02A9">
                      <w:pPr>
                        <w:pStyle w:val="NormalWeb"/>
                        <w:numPr>
                          <w:ilvl w:val="0"/>
                          <w:numId w:val="4"/>
                        </w:numPr>
                        <w:rPr>
                          <w:rFonts w:ascii="Abadi ExtraLight" w:hAnsi="Abadi ExtraLight"/>
                        </w:rPr>
                      </w:pPr>
                      <w:r w:rsidRPr="00BE6210">
                        <w:rPr>
                          <w:rFonts w:ascii="Abadi ExtraLight" w:hAnsi="Abadi ExtraLight"/>
                          <w:b/>
                          <w:bCs/>
                        </w:rPr>
                        <w:t xml:space="preserve">Intensive control scenario </w:t>
                      </w:r>
                      <w:r w:rsidRPr="00BE6210">
                        <w:rPr>
                          <w:rStyle w:val="Strong"/>
                          <w:rFonts w:ascii="Abadi ExtraLight" w:eastAsiaTheme="majorEastAsia" w:hAnsi="Abadi ExtraLight"/>
                          <w:b w:val="0"/>
                          <w:bCs w:val="0"/>
                        </w:rPr>
                        <w:t>[SBP &lt;130 mmHg]:</w:t>
                      </w:r>
                      <w:r w:rsidRPr="00BE6210">
                        <w:rPr>
                          <w:rFonts w:ascii="Abadi ExtraLight" w:hAnsi="Abadi ExtraLight"/>
                        </w:rPr>
                        <w:t xml:space="preserve"> individuals with SBP ≥130 mmHg are assumed to receive treatment to reduce SBP below 130 mmHg.</w:t>
                      </w:r>
                    </w:p>
                    <w:p w14:paraId="0F9813B7" w14:textId="77777777" w:rsidR="005E02A9" w:rsidRPr="00BE6210" w:rsidRDefault="005E02A9" w:rsidP="005E02A9">
                      <w:pPr>
                        <w:pStyle w:val="NormalWeb"/>
                        <w:numPr>
                          <w:ilvl w:val="0"/>
                          <w:numId w:val="4"/>
                        </w:numPr>
                        <w:rPr>
                          <w:rFonts w:ascii="Abadi ExtraLight" w:hAnsi="Abadi ExtraLight"/>
                        </w:rPr>
                      </w:pPr>
                      <w:r w:rsidRPr="00BE6210">
                        <w:rPr>
                          <w:rFonts w:ascii="Abadi ExtraLight" w:hAnsi="Abadi ExtraLight"/>
                          <w:b/>
                          <w:bCs/>
                        </w:rPr>
                        <w:t xml:space="preserve">Very intensive control scenario </w:t>
                      </w:r>
                      <w:r w:rsidRPr="00BE6210">
                        <w:rPr>
                          <w:rStyle w:val="Strong"/>
                          <w:rFonts w:ascii="Abadi ExtraLight" w:eastAsiaTheme="majorEastAsia" w:hAnsi="Abadi ExtraLight"/>
                        </w:rPr>
                        <w:t>[</w:t>
                      </w:r>
                      <w:r w:rsidRPr="00BE6210">
                        <w:rPr>
                          <w:rStyle w:val="Strong"/>
                          <w:rFonts w:ascii="Abadi ExtraLight" w:eastAsiaTheme="majorEastAsia" w:hAnsi="Abadi ExtraLight"/>
                          <w:b w:val="0"/>
                          <w:bCs w:val="0"/>
                        </w:rPr>
                        <w:t>SBP &lt;120 mmHg]:</w:t>
                      </w:r>
                      <w:r w:rsidRPr="00BE6210">
                        <w:rPr>
                          <w:rFonts w:ascii="Abadi ExtraLight" w:hAnsi="Abadi ExtraLight"/>
                        </w:rPr>
                        <w:t xml:space="preserve"> where individuals with SBP ≥120 mmHg are assumed to receive treatment to reduce SBP below 120 mmHg.</w:t>
                      </w:r>
                    </w:p>
                    <w:p w14:paraId="35EAF6F3" w14:textId="77777777" w:rsidR="005E02A9" w:rsidRDefault="005E02A9" w:rsidP="005E02A9"/>
                  </w:txbxContent>
                </v:textbox>
              </v:shape>
            </w:pict>
          </mc:Fallback>
        </mc:AlternateContent>
      </w:r>
      <w:r w:rsidR="00A038DC" w:rsidRPr="00D745B8">
        <w:rPr>
          <w:rFonts w:ascii="Arial" w:hAnsi="Arial" w:cs="Arial"/>
          <w:b/>
          <w:bCs/>
          <w:sz w:val="24"/>
          <w:szCs w:val="24"/>
        </w:rPr>
        <w:t>INTERVENTION SCENARIOS</w:t>
      </w:r>
      <w:r w:rsidR="00813565" w:rsidRPr="00BF0545">
        <w:rPr>
          <w:rFonts w:ascii="Arial" w:hAnsi="Arial" w:cs="Arial"/>
          <w:b/>
          <w:bCs/>
          <w:sz w:val="24"/>
          <w:szCs w:val="24"/>
        </w:rPr>
        <w:br w:type="page"/>
      </w:r>
    </w:p>
    <w:p w14:paraId="0A60D20F" w14:textId="4E668027" w:rsidR="00D4414F" w:rsidRPr="00E17339" w:rsidRDefault="00D4414F" w:rsidP="00E17339">
      <w:pPr>
        <w:ind w:left="-426"/>
        <w:rPr>
          <w:rFonts w:ascii="Arial" w:hAnsi="Arial" w:cs="Arial"/>
          <w:b/>
          <w:bCs/>
          <w:sz w:val="28"/>
          <w:szCs w:val="28"/>
        </w:rPr>
      </w:pPr>
      <w:r w:rsidRPr="00E17339">
        <w:rPr>
          <w:rFonts w:ascii="Arial" w:hAnsi="Arial" w:cs="Arial"/>
          <w:b/>
          <w:bCs/>
          <w:sz w:val="28"/>
          <w:szCs w:val="28"/>
        </w:rPr>
        <w:lastRenderedPageBreak/>
        <w:t xml:space="preserve">Table </w:t>
      </w:r>
      <w:r w:rsidR="00E70885" w:rsidRPr="00E17339">
        <w:rPr>
          <w:rFonts w:ascii="Arial" w:hAnsi="Arial" w:cs="Arial"/>
          <w:b/>
          <w:bCs/>
          <w:sz w:val="28"/>
          <w:szCs w:val="28"/>
        </w:rPr>
        <w:t>1</w:t>
      </w:r>
      <w:r w:rsidRPr="00E17339">
        <w:rPr>
          <w:rFonts w:ascii="Arial" w:hAnsi="Arial" w:cs="Arial"/>
          <w:b/>
          <w:bCs/>
          <w:sz w:val="28"/>
          <w:szCs w:val="28"/>
        </w:rPr>
        <w:t>.</w:t>
      </w:r>
      <w:r w:rsidR="003552FE" w:rsidRPr="00E17339">
        <w:rPr>
          <w:rFonts w:ascii="Source Sans Pro" w:hAnsi="Source Sans Pro"/>
          <w:color w:val="2E2E2E"/>
          <w:sz w:val="28"/>
          <w:szCs w:val="28"/>
          <w:shd w:val="clear" w:color="auto" w:fill="FFFFFF"/>
        </w:rPr>
        <w:t xml:space="preserve"> </w:t>
      </w:r>
      <w:r w:rsidR="003552FE" w:rsidRPr="00E17339">
        <w:rPr>
          <w:rFonts w:ascii="Arial" w:hAnsi="Arial" w:cs="Arial"/>
          <w:sz w:val="28"/>
          <w:szCs w:val="28"/>
        </w:rPr>
        <w:t xml:space="preserve">Future HALYs gained from achieving </w:t>
      </w:r>
      <w:r w:rsidR="00AF4E13" w:rsidRPr="00E17339">
        <w:rPr>
          <w:rFonts w:ascii="Arial" w:hAnsi="Arial" w:cs="Arial"/>
          <w:sz w:val="28"/>
          <w:szCs w:val="28"/>
        </w:rPr>
        <w:t xml:space="preserve">100% hypertension control (SBP &lt;140 mmHg) among individuals with diagnosed hypertension </w:t>
      </w:r>
      <w:r w:rsidR="003552FE" w:rsidRPr="00E17339">
        <w:rPr>
          <w:rFonts w:ascii="Arial" w:hAnsi="Arial" w:cs="Arial"/>
          <w:sz w:val="28"/>
          <w:szCs w:val="28"/>
        </w:rPr>
        <w:t xml:space="preserve">compared to BAU in </w:t>
      </w:r>
      <w:r w:rsidR="009D22B0" w:rsidRPr="00E17339">
        <w:rPr>
          <w:rFonts w:ascii="Arial" w:hAnsi="Arial" w:cs="Arial"/>
          <w:sz w:val="28"/>
          <w:szCs w:val="28"/>
        </w:rPr>
        <w:t>Nepal</w:t>
      </w:r>
      <w:r w:rsidR="003552FE" w:rsidRPr="00E17339">
        <w:rPr>
          <w:rFonts w:ascii="Arial" w:hAnsi="Arial" w:cs="Arial"/>
          <w:sz w:val="28"/>
          <w:szCs w:val="28"/>
        </w:rPr>
        <w:t>.</w:t>
      </w:r>
    </w:p>
    <w:tbl>
      <w:tblPr>
        <w:tblW w:w="14318" w:type="dxa"/>
        <w:tblInd w:w="-436" w:type="dxa"/>
        <w:tblLayout w:type="fixed"/>
        <w:tblLook w:val="04A0" w:firstRow="1" w:lastRow="0" w:firstColumn="1" w:lastColumn="0" w:noHBand="0" w:noVBand="1"/>
      </w:tblPr>
      <w:tblGrid>
        <w:gridCol w:w="4112"/>
        <w:gridCol w:w="2268"/>
        <w:gridCol w:w="2551"/>
        <w:gridCol w:w="2552"/>
        <w:gridCol w:w="2835"/>
      </w:tblGrid>
      <w:tr w:rsidR="007F26F1" w:rsidRPr="00D02F7C" w14:paraId="463F109D" w14:textId="77777777" w:rsidTr="00BF0545">
        <w:trPr>
          <w:trHeight w:val="86"/>
        </w:trPr>
        <w:tc>
          <w:tcPr>
            <w:tcW w:w="41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754E4E81" w14:textId="77777777" w:rsidR="007F26F1" w:rsidRPr="00BF0545" w:rsidRDefault="007F26F1" w:rsidP="006F5F53">
            <w:pPr>
              <w:rPr>
                <w:rFonts w:ascii="Arial" w:hAnsi="Arial" w:cs="Arial"/>
                <w:b/>
                <w:bCs/>
                <w:sz w:val="20"/>
                <w:szCs w:val="20"/>
              </w:rPr>
            </w:pPr>
          </w:p>
        </w:tc>
        <w:tc>
          <w:tcPr>
            <w:tcW w:w="4819"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5826AD89" w14:textId="77777777" w:rsidR="007F26F1" w:rsidRPr="00BF0545" w:rsidRDefault="007F26F1" w:rsidP="006F5F53">
            <w:pPr>
              <w:rPr>
                <w:rFonts w:ascii="Arial" w:hAnsi="Arial" w:cs="Arial"/>
                <w:b/>
                <w:bCs/>
                <w:sz w:val="20"/>
                <w:szCs w:val="20"/>
              </w:rPr>
            </w:pPr>
            <w:r w:rsidRPr="00BF0545">
              <w:rPr>
                <w:rFonts w:ascii="Arial" w:eastAsia="Arial" w:hAnsi="Arial" w:cs="Arial"/>
                <w:b/>
                <w:bCs/>
                <w:color w:val="000000" w:themeColor="text1"/>
                <w:sz w:val="20"/>
                <w:szCs w:val="20"/>
              </w:rPr>
              <w:t>Undiscounted</w:t>
            </w:r>
          </w:p>
        </w:tc>
        <w:tc>
          <w:tcPr>
            <w:tcW w:w="5387" w:type="dxa"/>
            <w:gridSpan w:val="2"/>
            <w:tcBorders>
              <w:top w:val="single" w:sz="8" w:space="0" w:color="auto"/>
              <w:left w:val="nil"/>
              <w:bottom w:val="single" w:sz="8" w:space="0" w:color="auto"/>
              <w:right w:val="single" w:sz="8" w:space="0" w:color="auto"/>
            </w:tcBorders>
            <w:shd w:val="clear" w:color="auto" w:fill="D9D9D9" w:themeFill="background1" w:themeFillShade="D9"/>
            <w:tcMar>
              <w:left w:w="108" w:type="dxa"/>
              <w:right w:w="108" w:type="dxa"/>
            </w:tcMar>
            <w:vAlign w:val="bottom"/>
          </w:tcPr>
          <w:p w14:paraId="5EDC5894" w14:textId="77777777" w:rsidR="007F26F1" w:rsidRPr="00BF0545" w:rsidRDefault="007F26F1" w:rsidP="006F5F53">
            <w:pPr>
              <w:rPr>
                <w:rFonts w:ascii="Arial" w:hAnsi="Arial" w:cs="Arial"/>
                <w:b/>
                <w:bCs/>
                <w:sz w:val="20"/>
                <w:szCs w:val="20"/>
              </w:rPr>
            </w:pPr>
            <w:r w:rsidRPr="00BF0545">
              <w:rPr>
                <w:rFonts w:ascii="Arial" w:eastAsia="Arial" w:hAnsi="Arial" w:cs="Arial"/>
                <w:b/>
                <w:bCs/>
                <w:color w:val="000000" w:themeColor="text1"/>
                <w:sz w:val="20"/>
                <w:szCs w:val="20"/>
              </w:rPr>
              <w:t>Discounted at 3% per annum</w:t>
            </w:r>
          </w:p>
        </w:tc>
      </w:tr>
      <w:tr w:rsidR="007F26F1" w:rsidRPr="00D02F7C" w14:paraId="2A955185" w14:textId="77777777" w:rsidTr="00BF0545">
        <w:trPr>
          <w:trHeight w:val="86"/>
        </w:trPr>
        <w:tc>
          <w:tcPr>
            <w:tcW w:w="41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7C6D319F" w14:textId="77777777" w:rsidR="007F26F1" w:rsidRPr="00BF0545" w:rsidRDefault="007F26F1" w:rsidP="006F5F53">
            <w:pPr>
              <w:rPr>
                <w:rFonts w:ascii="Arial" w:hAnsi="Arial" w:cs="Arial"/>
                <w:b/>
                <w:bCs/>
                <w:sz w:val="20"/>
                <w:szCs w:val="20"/>
              </w:rPr>
            </w:pPr>
          </w:p>
        </w:tc>
        <w:tc>
          <w:tcPr>
            <w:tcW w:w="22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041591C2" w14:textId="17BC80A1" w:rsidR="007F26F1" w:rsidRPr="00BF0545" w:rsidRDefault="007F26F1" w:rsidP="006F5F53">
            <w:pPr>
              <w:rPr>
                <w:rFonts w:ascii="Arial" w:hAnsi="Arial" w:cs="Arial"/>
                <w:b/>
                <w:bCs/>
                <w:sz w:val="20"/>
                <w:szCs w:val="20"/>
              </w:rPr>
            </w:pPr>
            <w:r w:rsidRPr="00BF0545">
              <w:rPr>
                <w:rFonts w:ascii="Arial" w:eastAsia="Arial" w:hAnsi="Arial" w:cs="Arial"/>
                <w:b/>
                <w:bCs/>
                <w:color w:val="000000" w:themeColor="text1"/>
                <w:sz w:val="20"/>
                <w:szCs w:val="20"/>
              </w:rPr>
              <w:t>202</w:t>
            </w:r>
            <w:r w:rsidR="002B051D" w:rsidRPr="00BF0545">
              <w:rPr>
                <w:rFonts w:ascii="Arial" w:eastAsia="Arial" w:hAnsi="Arial" w:cs="Arial"/>
                <w:b/>
                <w:bCs/>
                <w:color w:val="000000" w:themeColor="text1"/>
                <w:sz w:val="20"/>
                <w:szCs w:val="20"/>
              </w:rPr>
              <w:t>3</w:t>
            </w:r>
            <w:r w:rsidRPr="00BF0545">
              <w:rPr>
                <w:rFonts w:ascii="Arial" w:eastAsia="Arial" w:hAnsi="Arial" w:cs="Arial"/>
                <w:b/>
                <w:bCs/>
                <w:color w:val="000000" w:themeColor="text1"/>
                <w:sz w:val="20"/>
                <w:szCs w:val="20"/>
              </w:rPr>
              <w:t>-204</w:t>
            </w:r>
            <w:r w:rsidR="00910BC7" w:rsidRPr="00BF0545">
              <w:rPr>
                <w:rFonts w:ascii="Arial" w:eastAsia="Arial" w:hAnsi="Arial" w:cs="Arial"/>
                <w:b/>
                <w:bCs/>
                <w:color w:val="000000" w:themeColor="text1"/>
                <w:sz w:val="20"/>
                <w:szCs w:val="20"/>
              </w:rPr>
              <w:t>3</w:t>
            </w:r>
          </w:p>
        </w:tc>
        <w:tc>
          <w:tcPr>
            <w:tcW w:w="2551"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4A856FA8" w14:textId="77777777" w:rsidR="007F26F1" w:rsidRPr="00BF0545" w:rsidRDefault="007F26F1" w:rsidP="006F5F53">
            <w:pPr>
              <w:rPr>
                <w:rFonts w:ascii="Arial" w:hAnsi="Arial" w:cs="Arial"/>
                <w:b/>
                <w:bCs/>
                <w:sz w:val="20"/>
                <w:szCs w:val="20"/>
              </w:rPr>
            </w:pPr>
            <w:r w:rsidRPr="00BF0545">
              <w:rPr>
                <w:rFonts w:ascii="Arial" w:eastAsia="Arial" w:hAnsi="Arial" w:cs="Arial"/>
                <w:b/>
                <w:bCs/>
                <w:color w:val="000000" w:themeColor="text1"/>
                <w:sz w:val="20"/>
                <w:szCs w:val="20"/>
              </w:rPr>
              <w:t>Lifetime</w:t>
            </w:r>
          </w:p>
        </w:tc>
        <w:tc>
          <w:tcPr>
            <w:tcW w:w="2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7C195200" w14:textId="1DB3FE5C" w:rsidR="007F26F1" w:rsidRPr="00BF0545" w:rsidRDefault="007F26F1" w:rsidP="006F5F53">
            <w:pPr>
              <w:rPr>
                <w:rFonts w:ascii="Arial" w:hAnsi="Arial" w:cs="Arial"/>
                <w:b/>
                <w:bCs/>
                <w:sz w:val="20"/>
                <w:szCs w:val="20"/>
              </w:rPr>
            </w:pPr>
            <w:r w:rsidRPr="00BF0545">
              <w:rPr>
                <w:rFonts w:ascii="Arial" w:eastAsia="Arial" w:hAnsi="Arial" w:cs="Arial"/>
                <w:b/>
                <w:bCs/>
                <w:color w:val="000000" w:themeColor="text1"/>
                <w:sz w:val="20"/>
                <w:szCs w:val="20"/>
              </w:rPr>
              <w:t>202</w:t>
            </w:r>
            <w:r w:rsidR="00910BC7" w:rsidRPr="00BF0545">
              <w:rPr>
                <w:rFonts w:ascii="Arial" w:eastAsia="Arial" w:hAnsi="Arial" w:cs="Arial"/>
                <w:b/>
                <w:bCs/>
                <w:color w:val="000000" w:themeColor="text1"/>
                <w:sz w:val="20"/>
                <w:szCs w:val="20"/>
              </w:rPr>
              <w:t>3</w:t>
            </w:r>
            <w:r w:rsidRPr="00BF0545">
              <w:rPr>
                <w:rFonts w:ascii="Arial" w:eastAsia="Arial" w:hAnsi="Arial" w:cs="Arial"/>
                <w:b/>
                <w:bCs/>
                <w:color w:val="000000" w:themeColor="text1"/>
                <w:sz w:val="20"/>
                <w:szCs w:val="20"/>
              </w:rPr>
              <w:t>-204</w:t>
            </w:r>
            <w:r w:rsidR="00910BC7" w:rsidRPr="00BF0545">
              <w:rPr>
                <w:rFonts w:ascii="Arial" w:eastAsia="Arial" w:hAnsi="Arial" w:cs="Arial"/>
                <w:b/>
                <w:bCs/>
                <w:color w:val="000000" w:themeColor="text1"/>
                <w:sz w:val="20"/>
                <w:szCs w:val="20"/>
              </w:rPr>
              <w:t>3</w:t>
            </w:r>
          </w:p>
        </w:tc>
        <w:tc>
          <w:tcPr>
            <w:tcW w:w="2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726BBF43" w14:textId="77777777" w:rsidR="007F26F1" w:rsidRPr="00BF0545" w:rsidRDefault="007F26F1" w:rsidP="006F5F53">
            <w:pPr>
              <w:rPr>
                <w:rFonts w:ascii="Arial" w:hAnsi="Arial" w:cs="Arial"/>
                <w:b/>
                <w:bCs/>
                <w:sz w:val="20"/>
                <w:szCs w:val="20"/>
              </w:rPr>
            </w:pPr>
            <w:r w:rsidRPr="00BF0545">
              <w:rPr>
                <w:rFonts w:ascii="Arial" w:eastAsia="Arial" w:hAnsi="Arial" w:cs="Arial"/>
                <w:b/>
                <w:bCs/>
                <w:color w:val="000000" w:themeColor="text1"/>
                <w:sz w:val="20"/>
                <w:szCs w:val="20"/>
              </w:rPr>
              <w:t>Lifetime</w:t>
            </w:r>
          </w:p>
        </w:tc>
      </w:tr>
      <w:tr w:rsidR="007F26F1" w:rsidRPr="00D02F7C" w14:paraId="6DE05AC5" w14:textId="77777777" w:rsidTr="00E17339">
        <w:trPr>
          <w:trHeight w:val="86"/>
        </w:trPr>
        <w:tc>
          <w:tcPr>
            <w:tcW w:w="14318" w:type="dxa"/>
            <w:gridSpan w:val="5"/>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3D652F9C" w14:textId="77777777" w:rsidR="007F26F1" w:rsidRPr="00BF0545" w:rsidRDefault="007F26F1" w:rsidP="006F5F53">
            <w:pPr>
              <w:rPr>
                <w:rFonts w:ascii="Arial" w:hAnsi="Arial" w:cs="Arial"/>
                <w:color w:val="000000"/>
                <w:sz w:val="20"/>
                <w:szCs w:val="20"/>
              </w:rPr>
            </w:pPr>
            <w:r w:rsidRPr="00BF0545">
              <w:rPr>
                <w:rFonts w:ascii="Arial" w:eastAsia="Arial" w:hAnsi="Arial" w:cs="Arial"/>
                <w:b/>
                <w:bCs/>
                <w:color w:val="000000" w:themeColor="text1"/>
                <w:sz w:val="20"/>
                <w:szCs w:val="20"/>
              </w:rPr>
              <w:t>Health adjusted life years</w:t>
            </w:r>
          </w:p>
        </w:tc>
      </w:tr>
      <w:tr w:rsidR="00B16E61" w:rsidRPr="00D02F7C" w14:paraId="6EBDBCBE" w14:textId="77777777" w:rsidTr="00BF0545">
        <w:trPr>
          <w:trHeight w:val="140"/>
        </w:trPr>
        <w:tc>
          <w:tcPr>
            <w:tcW w:w="411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307355F" w14:textId="77777777" w:rsidR="00B16E61" w:rsidRPr="00BF0545" w:rsidRDefault="00B16E61" w:rsidP="006F5F53">
            <w:pPr>
              <w:rPr>
                <w:rFonts w:ascii="Arial" w:hAnsi="Arial" w:cs="Arial"/>
                <w:sz w:val="20"/>
                <w:szCs w:val="20"/>
              </w:rPr>
            </w:pPr>
            <w:r w:rsidRPr="00BF0545">
              <w:rPr>
                <w:rFonts w:ascii="Arial" w:eastAsia="Arial" w:hAnsi="Arial" w:cs="Arial"/>
                <w:color w:val="000000" w:themeColor="text1"/>
                <w:sz w:val="20"/>
                <w:szCs w:val="20"/>
              </w:rPr>
              <w:t>Total HALYs (millions)</w:t>
            </w:r>
          </w:p>
        </w:tc>
        <w:tc>
          <w:tcPr>
            <w:tcW w:w="2268"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6975673" w14:textId="6AA1364F" w:rsidR="00B16E61" w:rsidRPr="00BF0545" w:rsidRDefault="00C9494C" w:rsidP="006F5F53">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1</w:t>
            </w:r>
            <w:r w:rsidR="00395121" w:rsidRPr="00BF0545">
              <w:rPr>
                <w:rFonts w:ascii="Arial" w:eastAsia="Arial" w:hAnsi="Arial" w:cs="Arial"/>
                <w:color w:val="000000" w:themeColor="text1"/>
                <w:sz w:val="20"/>
                <w:szCs w:val="20"/>
              </w:rPr>
              <w:t>.4</w:t>
            </w:r>
            <w:r w:rsidRPr="00BF0545">
              <w:rPr>
                <w:rFonts w:ascii="Arial" w:eastAsia="Arial" w:hAnsi="Arial" w:cs="Arial"/>
                <w:color w:val="000000" w:themeColor="text1"/>
                <w:sz w:val="20"/>
                <w:szCs w:val="20"/>
              </w:rPr>
              <w:t>(</w:t>
            </w:r>
            <w:r w:rsidR="0045578D" w:rsidRPr="00BF0545">
              <w:rPr>
                <w:rFonts w:ascii="Arial" w:eastAsia="Arial" w:hAnsi="Arial" w:cs="Arial"/>
                <w:color w:val="000000" w:themeColor="text1"/>
                <w:sz w:val="20"/>
                <w:szCs w:val="20"/>
              </w:rPr>
              <w:t>0.9</w:t>
            </w:r>
            <w:r w:rsidRPr="00BF0545">
              <w:rPr>
                <w:rFonts w:ascii="Arial" w:eastAsia="Arial" w:hAnsi="Arial" w:cs="Arial"/>
                <w:color w:val="000000" w:themeColor="text1"/>
                <w:sz w:val="20"/>
                <w:szCs w:val="20"/>
              </w:rPr>
              <w:t xml:space="preserve"> to 2</w:t>
            </w:r>
            <w:r w:rsidR="0045578D" w:rsidRPr="00BF0545">
              <w:rPr>
                <w:rFonts w:ascii="Arial" w:eastAsia="Arial" w:hAnsi="Arial" w:cs="Arial"/>
                <w:color w:val="000000" w:themeColor="text1"/>
                <w:sz w:val="20"/>
                <w:szCs w:val="20"/>
              </w:rPr>
              <w:t>.0</w:t>
            </w:r>
            <w:r w:rsidRPr="00BF0545">
              <w:rPr>
                <w:rFonts w:ascii="Arial" w:eastAsia="Arial" w:hAnsi="Arial" w:cs="Arial"/>
                <w:color w:val="000000" w:themeColor="text1"/>
                <w:sz w:val="20"/>
                <w:szCs w:val="20"/>
              </w:rPr>
              <w:t>)</w:t>
            </w:r>
          </w:p>
        </w:tc>
        <w:tc>
          <w:tcPr>
            <w:tcW w:w="2551"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6DC6AEC" w14:textId="45AD65D7" w:rsidR="00B16E61" w:rsidRPr="00BF0545" w:rsidRDefault="001563D5" w:rsidP="006F5F53">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27</w:t>
            </w:r>
            <w:r w:rsidR="0045578D" w:rsidRPr="00BF0545">
              <w:rPr>
                <w:rFonts w:ascii="Arial" w:eastAsia="Arial" w:hAnsi="Arial" w:cs="Arial"/>
                <w:color w:val="000000" w:themeColor="text1"/>
                <w:sz w:val="20"/>
                <w:szCs w:val="20"/>
              </w:rPr>
              <w:t>.8</w:t>
            </w:r>
            <w:r w:rsidRPr="00BF0545">
              <w:rPr>
                <w:rFonts w:ascii="Arial" w:eastAsia="Arial" w:hAnsi="Arial" w:cs="Arial"/>
                <w:color w:val="000000" w:themeColor="text1"/>
                <w:sz w:val="20"/>
                <w:szCs w:val="20"/>
              </w:rPr>
              <w:t xml:space="preserve"> (19</w:t>
            </w:r>
            <w:r w:rsidR="0045578D" w:rsidRPr="00BF0545">
              <w:rPr>
                <w:rFonts w:ascii="Arial" w:eastAsia="Arial" w:hAnsi="Arial" w:cs="Arial"/>
                <w:color w:val="000000" w:themeColor="text1"/>
                <w:sz w:val="20"/>
                <w:szCs w:val="20"/>
              </w:rPr>
              <w:t>.0</w:t>
            </w:r>
            <w:r w:rsidRPr="00BF0545">
              <w:rPr>
                <w:rFonts w:ascii="Arial" w:eastAsia="Arial" w:hAnsi="Arial" w:cs="Arial"/>
                <w:color w:val="000000" w:themeColor="text1"/>
                <w:sz w:val="20"/>
                <w:szCs w:val="20"/>
              </w:rPr>
              <w:t xml:space="preserve"> to 39</w:t>
            </w:r>
            <w:r w:rsidR="0045578D" w:rsidRPr="00BF0545">
              <w:rPr>
                <w:rFonts w:ascii="Arial" w:eastAsia="Arial" w:hAnsi="Arial" w:cs="Arial"/>
                <w:color w:val="000000" w:themeColor="text1"/>
                <w:sz w:val="20"/>
                <w:szCs w:val="20"/>
              </w:rPr>
              <w:t>.9</w:t>
            </w:r>
            <w:r w:rsidRPr="00BF0545">
              <w:rPr>
                <w:rFonts w:ascii="Arial" w:eastAsia="Arial" w:hAnsi="Arial" w:cs="Arial"/>
                <w:color w:val="000000" w:themeColor="text1"/>
                <w:sz w:val="20"/>
                <w:szCs w:val="20"/>
              </w:rPr>
              <w:t>)</w:t>
            </w:r>
          </w:p>
        </w:tc>
        <w:tc>
          <w:tcPr>
            <w:tcW w:w="2552"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0FE9DD9" w14:textId="2828CD96" w:rsidR="00B16E61" w:rsidRPr="00BF0545" w:rsidRDefault="0045578D" w:rsidP="006F5F53">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1.0</w:t>
            </w:r>
            <w:r w:rsidR="009546FD" w:rsidRPr="00BF0545">
              <w:rPr>
                <w:rFonts w:ascii="Arial" w:eastAsia="Arial" w:hAnsi="Arial" w:cs="Arial"/>
                <w:color w:val="000000" w:themeColor="text1"/>
                <w:sz w:val="20"/>
                <w:szCs w:val="20"/>
              </w:rPr>
              <w:t xml:space="preserve"> (</w:t>
            </w:r>
            <w:r w:rsidRPr="00BF0545">
              <w:rPr>
                <w:rFonts w:ascii="Arial" w:eastAsia="Arial" w:hAnsi="Arial" w:cs="Arial"/>
                <w:color w:val="000000" w:themeColor="text1"/>
                <w:sz w:val="20"/>
                <w:szCs w:val="20"/>
              </w:rPr>
              <w:t>0.6</w:t>
            </w:r>
            <w:r w:rsidR="009546FD" w:rsidRPr="00BF0545">
              <w:rPr>
                <w:rFonts w:ascii="Arial" w:eastAsia="Arial" w:hAnsi="Arial" w:cs="Arial"/>
                <w:color w:val="000000" w:themeColor="text1"/>
                <w:sz w:val="20"/>
                <w:szCs w:val="20"/>
              </w:rPr>
              <w:t xml:space="preserve"> to 1</w:t>
            </w:r>
            <w:r w:rsidRPr="00BF0545">
              <w:rPr>
                <w:rFonts w:ascii="Arial" w:eastAsia="Arial" w:hAnsi="Arial" w:cs="Arial"/>
                <w:color w:val="000000" w:themeColor="text1"/>
                <w:sz w:val="20"/>
                <w:szCs w:val="20"/>
              </w:rPr>
              <w:t>.3</w:t>
            </w:r>
            <w:r w:rsidR="009546FD" w:rsidRPr="00BF0545">
              <w:rPr>
                <w:rFonts w:ascii="Arial" w:eastAsia="Arial" w:hAnsi="Arial" w:cs="Arial"/>
                <w:color w:val="000000" w:themeColor="text1"/>
                <w:sz w:val="20"/>
                <w:szCs w:val="20"/>
              </w:rPr>
              <w:t>)</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2FA7DED" w14:textId="4063BD39" w:rsidR="00B16E61" w:rsidRPr="00BF0545" w:rsidRDefault="00D06B0D" w:rsidP="006F5F53">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6</w:t>
            </w:r>
            <w:r w:rsidR="0045578D" w:rsidRPr="00BF0545">
              <w:rPr>
                <w:rFonts w:ascii="Arial" w:eastAsia="Arial" w:hAnsi="Arial" w:cs="Arial"/>
                <w:color w:val="000000" w:themeColor="text1"/>
                <w:sz w:val="20"/>
                <w:szCs w:val="20"/>
              </w:rPr>
              <w:t>.8</w:t>
            </w:r>
            <w:r w:rsidRPr="00BF0545">
              <w:rPr>
                <w:rFonts w:ascii="Arial" w:eastAsia="Arial" w:hAnsi="Arial" w:cs="Arial"/>
                <w:color w:val="000000" w:themeColor="text1"/>
                <w:sz w:val="20"/>
                <w:szCs w:val="20"/>
              </w:rPr>
              <w:t xml:space="preserve"> (4</w:t>
            </w:r>
            <w:r w:rsidR="0045578D" w:rsidRPr="00BF0545">
              <w:rPr>
                <w:rFonts w:ascii="Arial" w:eastAsia="Arial" w:hAnsi="Arial" w:cs="Arial"/>
                <w:color w:val="000000" w:themeColor="text1"/>
                <w:sz w:val="20"/>
                <w:szCs w:val="20"/>
              </w:rPr>
              <w:t>.5</w:t>
            </w:r>
            <w:r w:rsidRPr="00BF0545">
              <w:rPr>
                <w:rFonts w:ascii="Arial" w:eastAsia="Arial" w:hAnsi="Arial" w:cs="Arial"/>
                <w:color w:val="000000" w:themeColor="text1"/>
                <w:sz w:val="20"/>
                <w:szCs w:val="20"/>
              </w:rPr>
              <w:t xml:space="preserve"> to 9</w:t>
            </w:r>
            <w:r w:rsidR="0045578D" w:rsidRPr="00BF0545">
              <w:rPr>
                <w:rFonts w:ascii="Arial" w:eastAsia="Arial" w:hAnsi="Arial" w:cs="Arial"/>
                <w:color w:val="000000" w:themeColor="text1"/>
                <w:sz w:val="20"/>
                <w:szCs w:val="20"/>
              </w:rPr>
              <w:t>.6</w:t>
            </w:r>
            <w:r w:rsidRPr="00BF0545">
              <w:rPr>
                <w:rFonts w:ascii="Arial" w:eastAsia="Arial" w:hAnsi="Arial" w:cs="Arial"/>
                <w:color w:val="000000" w:themeColor="text1"/>
                <w:sz w:val="20"/>
                <w:szCs w:val="20"/>
              </w:rPr>
              <w:t>)</w:t>
            </w:r>
          </w:p>
        </w:tc>
      </w:tr>
      <w:tr w:rsidR="007E3E89" w:rsidRPr="00D02F7C" w14:paraId="647CC982" w14:textId="77777777" w:rsidTr="00BF0545">
        <w:trPr>
          <w:trHeight w:val="135"/>
        </w:trPr>
        <w:tc>
          <w:tcPr>
            <w:tcW w:w="411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7FFEC872" w14:textId="62706757" w:rsidR="007E3E89" w:rsidRPr="00BF0545" w:rsidRDefault="007E3E89" w:rsidP="007E3E89">
            <w:pPr>
              <w:rPr>
                <w:rFonts w:ascii="Arial" w:hAnsi="Arial" w:cs="Arial"/>
                <w:sz w:val="20"/>
                <w:szCs w:val="20"/>
              </w:rPr>
            </w:pPr>
            <w:r w:rsidRPr="00BF0545">
              <w:rPr>
                <w:rFonts w:ascii="Arial" w:eastAsia="Arial" w:hAnsi="Arial" w:cs="Arial"/>
                <w:color w:val="000000" w:themeColor="text1"/>
                <w:sz w:val="20"/>
                <w:szCs w:val="20"/>
              </w:rPr>
              <w:t>Total HALYs per 1000 people in 2023</w:t>
            </w:r>
          </w:p>
        </w:tc>
        <w:tc>
          <w:tcPr>
            <w:tcW w:w="226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5CAE54" w14:textId="4D5F035B" w:rsidR="007E3E89" w:rsidRPr="00BF0545" w:rsidRDefault="00881F90"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51.0 (35.3 to 72.5)</w:t>
            </w:r>
          </w:p>
        </w:tc>
        <w:tc>
          <w:tcPr>
            <w:tcW w:w="2551"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98C287" w14:textId="5110971E" w:rsidR="007E3E89" w:rsidRPr="00BF0545" w:rsidRDefault="00881F90"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1005.8 (687.9 to 1437.0)</w:t>
            </w:r>
          </w:p>
        </w:tc>
        <w:tc>
          <w:tcPr>
            <w:tcW w:w="255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16B922F" w14:textId="04824AAB" w:rsidR="007E3E89" w:rsidRPr="00BF0545" w:rsidRDefault="007E3E89"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33.7 (23.2 to 47.8)</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D3C015" w14:textId="157743C3" w:rsidR="007E3E89" w:rsidRPr="00BF0545" w:rsidRDefault="007E3E89"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245.0 (169.8 to 346.5)</w:t>
            </w:r>
          </w:p>
        </w:tc>
      </w:tr>
      <w:tr w:rsidR="00B16E61" w:rsidRPr="00D02F7C" w14:paraId="287368F0" w14:textId="77777777" w:rsidTr="00E17339">
        <w:trPr>
          <w:trHeight w:val="86"/>
        </w:trPr>
        <w:tc>
          <w:tcPr>
            <w:tcW w:w="14318"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5BC17A08" w14:textId="77777777" w:rsidR="00B16E61" w:rsidRPr="00BF0545" w:rsidRDefault="00B16E61" w:rsidP="006F5F53">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By sex</w:t>
            </w:r>
          </w:p>
        </w:tc>
      </w:tr>
      <w:tr w:rsidR="007E3E89" w:rsidRPr="00D02F7C" w14:paraId="2F9FDE1C" w14:textId="77777777" w:rsidTr="00BF0545">
        <w:trPr>
          <w:trHeight w:val="73"/>
        </w:trPr>
        <w:tc>
          <w:tcPr>
            <w:tcW w:w="411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E8D8578" w14:textId="1B6F47D0" w:rsidR="007E3E89" w:rsidRPr="00BF0545" w:rsidRDefault="00D91017"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Fem</w:t>
            </w:r>
            <w:r w:rsidR="007E3E89" w:rsidRPr="00BF0545">
              <w:rPr>
                <w:rFonts w:ascii="Arial" w:eastAsia="Arial" w:hAnsi="Arial" w:cs="Arial"/>
                <w:color w:val="000000" w:themeColor="text1"/>
                <w:sz w:val="20"/>
                <w:szCs w:val="20"/>
              </w:rPr>
              <w:t>ales, per 1000 people in 2023</w:t>
            </w:r>
          </w:p>
        </w:tc>
        <w:tc>
          <w:tcPr>
            <w:tcW w:w="2268"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464634F8" w14:textId="1722C457" w:rsidR="007E3E89" w:rsidRPr="00BF0545" w:rsidRDefault="00881F90"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41.8 (28.5 to 59.4)</w:t>
            </w:r>
          </w:p>
        </w:tc>
        <w:tc>
          <w:tcPr>
            <w:tcW w:w="2551"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0E6AE8FC" w14:textId="2BD305EA" w:rsidR="007E3E89" w:rsidRPr="00BF0545" w:rsidRDefault="00881F90"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872.1 (589.5 to 1237.9)</w:t>
            </w:r>
          </w:p>
        </w:tc>
        <w:tc>
          <w:tcPr>
            <w:tcW w:w="2552"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3678CBB0" w14:textId="5996A059" w:rsidR="007E3E89" w:rsidRPr="00BF0545" w:rsidRDefault="007E3E89"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27.5 (18.8 to 39.3)</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532AE4FF" w14:textId="029254F8" w:rsidR="007E3E89" w:rsidRPr="00BF0545" w:rsidRDefault="007E3E89"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204.8 (139.3 to 292.0)</w:t>
            </w:r>
          </w:p>
        </w:tc>
      </w:tr>
      <w:tr w:rsidR="007E3E89" w:rsidRPr="00D02F7C" w14:paraId="4D042354" w14:textId="77777777" w:rsidTr="00BF0545">
        <w:trPr>
          <w:trHeight w:val="73"/>
        </w:trPr>
        <w:tc>
          <w:tcPr>
            <w:tcW w:w="411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31898FD" w14:textId="42D27161" w:rsidR="007E3E89" w:rsidRPr="00BF0545" w:rsidRDefault="00D91017" w:rsidP="007E3E89">
            <w:pPr>
              <w:rPr>
                <w:rFonts w:ascii="Arial" w:hAnsi="Arial" w:cs="Arial"/>
                <w:sz w:val="20"/>
                <w:szCs w:val="20"/>
              </w:rPr>
            </w:pPr>
            <w:r w:rsidRPr="00BF0545">
              <w:rPr>
                <w:rFonts w:ascii="Arial" w:eastAsia="Arial" w:hAnsi="Arial" w:cs="Arial"/>
                <w:color w:val="000000" w:themeColor="text1"/>
                <w:sz w:val="20"/>
                <w:szCs w:val="20"/>
              </w:rPr>
              <w:t>M</w:t>
            </w:r>
            <w:r w:rsidR="007E3E89" w:rsidRPr="00BF0545">
              <w:rPr>
                <w:rFonts w:ascii="Arial" w:eastAsia="Arial" w:hAnsi="Arial" w:cs="Arial"/>
                <w:color w:val="000000" w:themeColor="text1"/>
                <w:sz w:val="20"/>
                <w:szCs w:val="20"/>
              </w:rPr>
              <w:t>ales, per 1000 people in 2023</w:t>
            </w:r>
          </w:p>
        </w:tc>
        <w:tc>
          <w:tcPr>
            <w:tcW w:w="226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01B1D9F6" w14:textId="1E54746E" w:rsidR="007E3E89" w:rsidRPr="00BF0545" w:rsidRDefault="00881F90"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61.1 (42.0 to 85.8)</w:t>
            </w:r>
          </w:p>
        </w:tc>
        <w:tc>
          <w:tcPr>
            <w:tcW w:w="2551"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1F0360C0" w14:textId="29035071" w:rsidR="007E3E89" w:rsidRPr="00BF0545" w:rsidRDefault="00881F90"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1142.7 (777.4 to 1617.5)</w:t>
            </w:r>
          </w:p>
        </w:tc>
        <w:tc>
          <w:tcPr>
            <w:tcW w:w="255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5FA369EF" w14:textId="7F31C687" w:rsidR="007E3E89" w:rsidRPr="00BF0545" w:rsidRDefault="007E3E89"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40.3 (27.5 to 56.6)</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1B23F1E8" w14:textId="339A3430" w:rsidR="007E3E89" w:rsidRPr="00BF0545" w:rsidRDefault="007E3E89" w:rsidP="007E3E89">
            <w:pPr>
              <w:rPr>
                <w:rFonts w:ascii="Arial" w:eastAsia="Arial" w:hAnsi="Arial" w:cs="Arial"/>
                <w:color w:val="000000" w:themeColor="text1"/>
                <w:sz w:val="20"/>
                <w:szCs w:val="20"/>
              </w:rPr>
            </w:pPr>
            <w:r w:rsidRPr="00BF0545">
              <w:rPr>
                <w:rFonts w:ascii="Arial" w:eastAsia="Arial" w:hAnsi="Arial" w:cs="Arial"/>
                <w:color w:val="000000" w:themeColor="text1"/>
                <w:sz w:val="20"/>
                <w:szCs w:val="20"/>
              </w:rPr>
              <w:t>286.2 (197.5 to 401.8)</w:t>
            </w:r>
          </w:p>
        </w:tc>
      </w:tr>
    </w:tbl>
    <w:p w14:paraId="23B576C2" w14:textId="0399A65B" w:rsidR="002F625C" w:rsidRDefault="002F625C">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br w:type="page"/>
      </w:r>
    </w:p>
    <w:p w14:paraId="1383551D" w14:textId="289CBFC9" w:rsidR="006E56C3" w:rsidRDefault="004F5D29" w:rsidP="00BF0545">
      <w:pPr>
        <w:pStyle w:val="NormalWeb"/>
        <w:spacing w:after="0" w:afterAutospacing="0"/>
        <w:rPr>
          <w:lang w:val="en-US"/>
        </w:rPr>
      </w:pPr>
      <w:r>
        <w:rPr>
          <w:noProof/>
        </w:rPr>
        <w:lastRenderedPageBreak/>
        <w:drawing>
          <wp:inline distT="0" distB="0" distL="0" distR="0" wp14:anchorId="460A9818" wp14:editId="55B57121">
            <wp:extent cx="8863330" cy="3060065"/>
            <wp:effectExtent l="0" t="0" r="0" b="6985"/>
            <wp:docPr id="2543378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63330" cy="3060065"/>
                    </a:xfrm>
                    <a:prstGeom prst="rect">
                      <a:avLst/>
                    </a:prstGeom>
                    <a:noFill/>
                    <a:ln>
                      <a:noFill/>
                    </a:ln>
                  </pic:spPr>
                </pic:pic>
              </a:graphicData>
            </a:graphic>
          </wp:inline>
        </w:drawing>
      </w:r>
    </w:p>
    <w:p w14:paraId="388F952D" w14:textId="4D3F6B4B" w:rsidR="002F625C" w:rsidRPr="00BA5FF3" w:rsidRDefault="00BA5FF3" w:rsidP="006F5F53">
      <w:pPr>
        <w:rPr>
          <w:rFonts w:ascii="Arial" w:hAnsi="Arial" w:cs="Arial"/>
          <w:sz w:val="28"/>
          <w:szCs w:val="28"/>
        </w:rPr>
      </w:pPr>
      <w:r w:rsidRPr="00BA5FF3">
        <w:rPr>
          <w:rFonts w:ascii="Arial" w:hAnsi="Arial" w:cs="Arial"/>
          <w:b/>
          <w:bCs/>
          <w:sz w:val="28"/>
          <w:szCs w:val="28"/>
        </w:rPr>
        <w:t>F</w:t>
      </w:r>
      <w:r w:rsidR="002F625C" w:rsidRPr="00BA5FF3">
        <w:rPr>
          <w:rFonts w:ascii="Arial" w:hAnsi="Arial" w:cs="Arial"/>
          <w:b/>
          <w:bCs/>
          <w:sz w:val="28"/>
          <w:szCs w:val="28"/>
        </w:rPr>
        <w:t>igure 3.</w:t>
      </w:r>
      <w:r w:rsidR="002F625C" w:rsidRPr="00BA5FF3">
        <w:rPr>
          <w:rFonts w:ascii="Arial" w:hAnsi="Arial" w:cs="Arial"/>
          <w:sz w:val="28"/>
          <w:szCs w:val="28"/>
        </w:rPr>
        <w:t xml:space="preserve"> </w:t>
      </w:r>
      <w:r w:rsidR="003D3AA4" w:rsidRPr="003D3AA4">
        <w:rPr>
          <w:rFonts w:ascii="Arial" w:hAnsi="Arial" w:cs="Arial"/>
          <w:sz w:val="28"/>
          <w:szCs w:val="28"/>
        </w:rPr>
        <w:t>Estimated health gains (HALYs)</w:t>
      </w:r>
      <w:r w:rsidR="00A71494">
        <w:rPr>
          <w:rFonts w:ascii="Arial" w:hAnsi="Arial" w:cs="Arial"/>
          <w:sz w:val="28"/>
          <w:szCs w:val="28"/>
        </w:rPr>
        <w:t xml:space="preserve"> and 95% UI</w:t>
      </w:r>
      <w:r w:rsidR="003D3AA4" w:rsidRPr="003D3AA4">
        <w:rPr>
          <w:rFonts w:ascii="Arial" w:hAnsi="Arial" w:cs="Arial"/>
          <w:sz w:val="28"/>
          <w:szCs w:val="28"/>
        </w:rPr>
        <w:t xml:space="preserve"> </w:t>
      </w:r>
      <w:r w:rsidR="00F06D38">
        <w:rPr>
          <w:rFonts w:ascii="Arial" w:hAnsi="Arial" w:cs="Arial"/>
          <w:sz w:val="28"/>
          <w:szCs w:val="28"/>
        </w:rPr>
        <w:t xml:space="preserve">at 3% annual discount rate </w:t>
      </w:r>
      <w:r w:rsidR="003D3AA4" w:rsidRPr="003D3AA4">
        <w:rPr>
          <w:rFonts w:ascii="Arial" w:hAnsi="Arial" w:cs="Arial"/>
          <w:sz w:val="28"/>
          <w:szCs w:val="28"/>
        </w:rPr>
        <w:t xml:space="preserve">from achieving optimal blood pressure control </w:t>
      </w:r>
      <w:r w:rsidR="00812DF9">
        <w:rPr>
          <w:rFonts w:ascii="Arial" w:hAnsi="Arial" w:cs="Arial"/>
          <w:sz w:val="28"/>
          <w:szCs w:val="28"/>
        </w:rPr>
        <w:t xml:space="preserve">(&lt;140 mmHg) </w:t>
      </w:r>
      <w:r w:rsidR="003D3AA4" w:rsidRPr="003D3AA4">
        <w:rPr>
          <w:rFonts w:ascii="Arial" w:hAnsi="Arial" w:cs="Arial"/>
          <w:sz w:val="28"/>
          <w:szCs w:val="28"/>
        </w:rPr>
        <w:t xml:space="preserve">in </w:t>
      </w:r>
      <w:r w:rsidR="007954C8">
        <w:rPr>
          <w:rFonts w:ascii="Arial" w:hAnsi="Arial" w:cs="Arial"/>
          <w:sz w:val="28"/>
          <w:szCs w:val="28"/>
        </w:rPr>
        <w:t>Nepal</w:t>
      </w:r>
      <w:r w:rsidR="003D3AA4" w:rsidRPr="003D3AA4">
        <w:rPr>
          <w:rFonts w:ascii="Arial" w:hAnsi="Arial" w:cs="Arial"/>
          <w:sz w:val="28"/>
          <w:szCs w:val="28"/>
        </w:rPr>
        <w:t>, by disease and time horizon (2023–2043 and lifetime). HALYs = health-adjusted life years.</w:t>
      </w:r>
      <w:r w:rsidR="003D3AA4">
        <w:rPr>
          <w:rFonts w:ascii="Arial" w:hAnsi="Arial" w:cs="Arial"/>
          <w:sz w:val="28"/>
          <w:szCs w:val="28"/>
        </w:rPr>
        <w:t xml:space="preserve"> </w:t>
      </w:r>
    </w:p>
    <w:p w14:paraId="0618EDBB" w14:textId="67DBFE8C" w:rsidR="002F3254" w:rsidRPr="00FA48A7" w:rsidRDefault="00D4414F" w:rsidP="006F5F53">
      <w:pPr>
        <w:rPr>
          <w:rFonts w:ascii="Arial" w:hAnsi="Arial" w:cs="Arial"/>
          <w:b/>
          <w:bCs/>
        </w:rPr>
        <w:sectPr w:rsidR="002F3254" w:rsidRPr="00FA48A7" w:rsidSect="00D76979">
          <w:pgSz w:w="16838" w:h="11906" w:orient="landscape"/>
          <w:pgMar w:top="1440" w:right="1440" w:bottom="1440" w:left="1440" w:header="709" w:footer="709" w:gutter="0"/>
          <w:cols w:space="708"/>
          <w:docGrid w:linePitch="360"/>
        </w:sectPr>
      </w:pPr>
      <w:r w:rsidRPr="00FA48A7">
        <w:rPr>
          <w:rFonts w:ascii="Arial" w:hAnsi="Arial" w:cs="Arial"/>
          <w:b/>
          <w:bCs/>
        </w:rPr>
        <w:br w:type="page"/>
      </w:r>
    </w:p>
    <w:p w14:paraId="43D745AA" w14:textId="414F1F03" w:rsidR="0041576F" w:rsidRPr="00317A34" w:rsidRDefault="0041576F" w:rsidP="006B393C">
      <w:pPr>
        <w:spacing w:after="0" w:line="276" w:lineRule="auto"/>
        <w:jc w:val="center"/>
        <w:rPr>
          <w:rFonts w:ascii="Abadi ExtraLight" w:hAnsi="Abadi ExtraLight" w:cs="Arial"/>
          <w:b/>
          <w:bCs/>
          <w:sz w:val="36"/>
          <w:szCs w:val="36"/>
        </w:rPr>
      </w:pPr>
      <w:r w:rsidRPr="00317A34">
        <w:rPr>
          <w:rFonts w:ascii="Abadi ExtraLight" w:hAnsi="Abadi ExtraLight" w:cs="Arial"/>
          <w:b/>
          <w:bCs/>
          <w:sz w:val="36"/>
          <w:szCs w:val="36"/>
        </w:rPr>
        <w:lastRenderedPageBreak/>
        <w:t>SUPPLEMENTARY MATERIAL</w:t>
      </w:r>
    </w:p>
    <w:p w14:paraId="019B5F03" w14:textId="77777777" w:rsidR="00BE6210" w:rsidRPr="00F51384" w:rsidRDefault="00BE6210" w:rsidP="00BE6210">
      <w:pPr>
        <w:spacing w:after="0"/>
        <w:rPr>
          <w:rFonts w:ascii="Abadi ExtraLight" w:hAnsi="Abadi ExtraLight" w:cs="Arial"/>
          <w:b/>
          <w:bCs/>
          <w:sz w:val="24"/>
          <w:szCs w:val="24"/>
        </w:rPr>
      </w:pPr>
      <w:r w:rsidRPr="00F51384">
        <w:rPr>
          <w:rFonts w:ascii="Abadi ExtraLight" w:hAnsi="Abadi ExtraLight" w:cs="Arial"/>
          <w:b/>
          <w:bCs/>
          <w:sz w:val="24"/>
          <w:szCs w:val="24"/>
        </w:rPr>
        <w:t xml:space="preserve">eSupplementary Figure 1. </w:t>
      </w:r>
      <w:r w:rsidRPr="00F51384">
        <w:rPr>
          <w:rFonts w:ascii="Abadi ExtraLight" w:hAnsi="Abadi ExtraLight" w:cs="Arial"/>
          <w:sz w:val="24"/>
          <w:szCs w:val="24"/>
        </w:rPr>
        <w:t>Flow diagram</w:t>
      </w:r>
    </w:p>
    <w:p w14:paraId="27AF39FE" w14:textId="25A337AB" w:rsidR="0041576F" w:rsidRPr="00F51384" w:rsidRDefault="0041576F" w:rsidP="00BE6210">
      <w:pPr>
        <w:spacing w:after="0"/>
        <w:rPr>
          <w:rFonts w:ascii="Abadi ExtraLight" w:hAnsi="Abadi ExtraLight" w:cs="Arial"/>
          <w:b/>
          <w:bCs/>
          <w:sz w:val="24"/>
          <w:szCs w:val="24"/>
        </w:rPr>
      </w:pPr>
      <w:r w:rsidRPr="00F51384">
        <w:rPr>
          <w:rFonts w:ascii="Abadi ExtraLight" w:hAnsi="Abadi ExtraLight" w:cs="Arial"/>
          <w:b/>
          <w:bCs/>
          <w:sz w:val="24"/>
          <w:szCs w:val="24"/>
        </w:rPr>
        <w:t xml:space="preserve">eSupplementary Table 1. </w:t>
      </w:r>
      <w:r w:rsidRPr="00F51384">
        <w:rPr>
          <w:rFonts w:ascii="Abadi ExtraLight" w:hAnsi="Abadi ExtraLight" w:cs="Arial"/>
          <w:sz w:val="24"/>
          <w:szCs w:val="24"/>
        </w:rPr>
        <w:t>Search strategy</w:t>
      </w:r>
      <w:r w:rsidRPr="00F51384">
        <w:rPr>
          <w:rFonts w:ascii="Abadi ExtraLight" w:hAnsi="Abadi ExtraLight" w:cs="Arial"/>
          <w:b/>
          <w:bCs/>
          <w:sz w:val="24"/>
          <w:szCs w:val="24"/>
        </w:rPr>
        <w:t xml:space="preserve"> </w:t>
      </w:r>
    </w:p>
    <w:p w14:paraId="26798D63" w14:textId="50B0C18E" w:rsidR="0041576F" w:rsidRPr="00F51384" w:rsidRDefault="0041576F" w:rsidP="006F5F53">
      <w:pPr>
        <w:spacing w:after="0" w:line="240" w:lineRule="auto"/>
        <w:rPr>
          <w:rFonts w:ascii="Abadi ExtraLight" w:hAnsi="Abadi ExtraLight" w:cs="Arial"/>
          <w:sz w:val="24"/>
          <w:szCs w:val="24"/>
        </w:rPr>
      </w:pPr>
      <w:r w:rsidRPr="00F51384">
        <w:rPr>
          <w:rFonts w:ascii="Abadi ExtraLight" w:hAnsi="Abadi ExtraLight" w:cs="Arial"/>
          <w:b/>
          <w:bCs/>
          <w:sz w:val="24"/>
          <w:szCs w:val="24"/>
        </w:rPr>
        <w:t>eSupplementary Table 2.</w:t>
      </w:r>
      <w:r w:rsidRPr="00F51384">
        <w:rPr>
          <w:rFonts w:ascii="Abadi ExtraLight" w:hAnsi="Abadi ExtraLight" w:cs="Arial"/>
          <w:sz w:val="24"/>
          <w:szCs w:val="24"/>
        </w:rPr>
        <w:t xml:space="preserve"> </w:t>
      </w:r>
      <w:r w:rsidR="006F1E44" w:rsidRPr="00F51384">
        <w:rPr>
          <w:rFonts w:ascii="Abadi ExtraLight" w:hAnsi="Abadi ExtraLight" w:cs="Arial"/>
          <w:sz w:val="24"/>
          <w:szCs w:val="24"/>
        </w:rPr>
        <w:t>Descriptive characteristics of reviewed studies: input parameters, heterogeneity, outcomes reported and modelling methods in reviewed studies</w:t>
      </w:r>
    </w:p>
    <w:p w14:paraId="6545A48A" w14:textId="5F4C8A72" w:rsidR="0041576F" w:rsidRPr="00F51384" w:rsidRDefault="0041576F" w:rsidP="00F51384">
      <w:pPr>
        <w:spacing w:after="0" w:line="276" w:lineRule="auto"/>
        <w:rPr>
          <w:rFonts w:ascii="Abadi ExtraLight" w:hAnsi="Abadi ExtraLight" w:cs="Arial"/>
          <w:b/>
          <w:bCs/>
          <w:sz w:val="24"/>
          <w:szCs w:val="24"/>
        </w:rPr>
      </w:pPr>
      <w:r w:rsidRPr="00F51384">
        <w:rPr>
          <w:rFonts w:ascii="Abadi ExtraLight" w:hAnsi="Abadi ExtraLight" w:cs="Arial"/>
          <w:b/>
          <w:bCs/>
          <w:sz w:val="24"/>
          <w:szCs w:val="24"/>
        </w:rPr>
        <w:t xml:space="preserve">eSupplementary Table 3. </w:t>
      </w:r>
      <w:r w:rsidR="006F1E44" w:rsidRPr="00F51384">
        <w:rPr>
          <w:rFonts w:ascii="Abadi ExtraLight" w:hAnsi="Abadi ExtraLight" w:cs="Arial"/>
          <w:sz w:val="24"/>
          <w:szCs w:val="24"/>
        </w:rPr>
        <w:t>Simulation models with potential applications for assessing health gains from BP control interventions</w:t>
      </w:r>
      <w:r w:rsidR="006F1E44" w:rsidRPr="00F51384">
        <w:rPr>
          <w:rFonts w:ascii="Abadi ExtraLight" w:hAnsi="Abadi ExtraLight" w:cs="Arial"/>
          <w:b/>
          <w:bCs/>
          <w:sz w:val="24"/>
          <w:szCs w:val="24"/>
        </w:rPr>
        <w:t xml:space="preserve">  </w:t>
      </w:r>
    </w:p>
    <w:p w14:paraId="5623AAA0" w14:textId="5E6FD703" w:rsidR="0041576F" w:rsidRPr="00F51384" w:rsidRDefault="0041576F" w:rsidP="006F5F53">
      <w:pPr>
        <w:spacing w:after="0" w:line="240" w:lineRule="auto"/>
        <w:rPr>
          <w:rFonts w:ascii="Abadi ExtraLight" w:hAnsi="Abadi ExtraLight" w:cs="Arial"/>
          <w:b/>
          <w:bCs/>
          <w:sz w:val="24"/>
          <w:szCs w:val="24"/>
        </w:rPr>
      </w:pPr>
      <w:r w:rsidRPr="00F51384">
        <w:rPr>
          <w:rFonts w:ascii="Abadi ExtraLight" w:hAnsi="Abadi ExtraLight" w:cs="Arial"/>
          <w:b/>
          <w:bCs/>
          <w:sz w:val="24"/>
          <w:szCs w:val="24"/>
        </w:rPr>
        <w:t xml:space="preserve">eSupplementary Table 4. </w:t>
      </w:r>
      <w:r w:rsidR="006F1E44" w:rsidRPr="00F51384">
        <w:rPr>
          <w:rFonts w:ascii="Abadi ExtraLight" w:hAnsi="Abadi ExtraLight" w:cs="Arial"/>
          <w:sz w:val="24"/>
          <w:szCs w:val="24"/>
        </w:rPr>
        <w:t>Study and Model Characteristics</w:t>
      </w:r>
    </w:p>
    <w:p w14:paraId="72B72D96" w14:textId="0A501F14" w:rsidR="006F1E44" w:rsidRPr="00F51384" w:rsidRDefault="006F1E44" w:rsidP="006F5F53">
      <w:pPr>
        <w:spacing w:after="0" w:line="240" w:lineRule="auto"/>
        <w:rPr>
          <w:rFonts w:ascii="Abadi ExtraLight" w:hAnsi="Abadi ExtraLight" w:cs="Arial"/>
          <w:sz w:val="24"/>
          <w:szCs w:val="24"/>
        </w:rPr>
      </w:pPr>
      <w:r w:rsidRPr="00F51384">
        <w:rPr>
          <w:rFonts w:ascii="Abadi ExtraLight" w:hAnsi="Abadi ExtraLight" w:cs="Arial"/>
          <w:b/>
          <w:bCs/>
          <w:sz w:val="24"/>
          <w:szCs w:val="24"/>
        </w:rPr>
        <w:t xml:space="preserve">eSupplementary Table 5. </w:t>
      </w:r>
      <w:r w:rsidRPr="00F51384">
        <w:rPr>
          <w:rFonts w:ascii="Abadi ExtraLight" w:hAnsi="Abadi ExtraLight" w:cs="Arial"/>
          <w:sz w:val="24"/>
          <w:szCs w:val="24"/>
        </w:rPr>
        <w:t>Model Parameters and Results</w:t>
      </w:r>
    </w:p>
    <w:p w14:paraId="309AFCCA" w14:textId="2A7B33DB" w:rsidR="00F51384" w:rsidRPr="00F51384" w:rsidRDefault="00F51384" w:rsidP="006F5F53">
      <w:pPr>
        <w:spacing w:after="0" w:line="240" w:lineRule="auto"/>
        <w:rPr>
          <w:rFonts w:ascii="Abadi ExtraLight" w:hAnsi="Abadi ExtraLight" w:cs="Arial"/>
          <w:b/>
          <w:bCs/>
          <w:sz w:val="24"/>
          <w:szCs w:val="24"/>
        </w:rPr>
      </w:pPr>
      <w:r w:rsidRPr="00F51384">
        <w:rPr>
          <w:rFonts w:ascii="Abadi ExtraLight" w:hAnsi="Abadi ExtraLight" w:cs="Arial"/>
          <w:b/>
          <w:bCs/>
          <w:sz w:val="24"/>
          <w:szCs w:val="24"/>
        </w:rPr>
        <w:t xml:space="preserve">eSupplementary Table 6. </w:t>
      </w:r>
      <w:r w:rsidRPr="00F51384">
        <w:rPr>
          <w:rFonts w:ascii="Abadi ExtraLight" w:hAnsi="Abadi ExtraLight" w:cs="Arial"/>
          <w:sz w:val="24"/>
          <w:szCs w:val="24"/>
        </w:rPr>
        <w:t>SBP distribution by 5-year age groups and sex based on NDHS 2022.</w:t>
      </w:r>
    </w:p>
    <w:p w14:paraId="4DF548EC" w14:textId="1E3AE772" w:rsidR="0041576F" w:rsidRPr="00F51384" w:rsidRDefault="0041576F" w:rsidP="006F5F53">
      <w:pPr>
        <w:spacing w:after="0" w:line="240" w:lineRule="auto"/>
        <w:rPr>
          <w:rFonts w:ascii="Abadi ExtraLight" w:hAnsi="Abadi ExtraLight" w:cs="Arial"/>
          <w:b/>
          <w:bCs/>
          <w:sz w:val="24"/>
          <w:szCs w:val="24"/>
        </w:rPr>
      </w:pPr>
      <w:r w:rsidRPr="00F51384">
        <w:rPr>
          <w:rFonts w:ascii="Abadi ExtraLight" w:hAnsi="Abadi ExtraLight" w:cs="Arial"/>
          <w:b/>
          <w:bCs/>
          <w:sz w:val="24"/>
          <w:szCs w:val="24"/>
        </w:rPr>
        <w:t xml:space="preserve">eSupplementary Table </w:t>
      </w:r>
      <w:r w:rsidR="00F51384" w:rsidRPr="00F51384">
        <w:rPr>
          <w:rFonts w:ascii="Abadi ExtraLight" w:hAnsi="Abadi ExtraLight" w:cs="Arial"/>
          <w:b/>
          <w:bCs/>
          <w:sz w:val="24"/>
          <w:szCs w:val="24"/>
        </w:rPr>
        <w:t>7</w:t>
      </w:r>
      <w:r w:rsidRPr="00F51384">
        <w:rPr>
          <w:rFonts w:ascii="Abadi ExtraLight" w:hAnsi="Abadi ExtraLight" w:cs="Arial"/>
          <w:b/>
          <w:bCs/>
          <w:sz w:val="24"/>
          <w:szCs w:val="24"/>
        </w:rPr>
        <w:t>.</w:t>
      </w:r>
      <w:r w:rsidRPr="00F51384">
        <w:rPr>
          <w:rFonts w:ascii="Abadi ExtraLight" w:hAnsi="Abadi ExtraLight"/>
          <w:color w:val="2E2E2E"/>
          <w:sz w:val="24"/>
          <w:szCs w:val="24"/>
          <w:shd w:val="clear" w:color="auto" w:fill="FFFFFF"/>
        </w:rPr>
        <w:t xml:space="preserve"> </w:t>
      </w:r>
      <w:r w:rsidRPr="00F51384">
        <w:rPr>
          <w:rFonts w:ascii="Abadi ExtraLight" w:hAnsi="Abadi ExtraLight" w:cs="Arial"/>
          <w:sz w:val="24"/>
          <w:szCs w:val="24"/>
        </w:rPr>
        <w:t>Business-as-usual input parameter and epidemiological parameters and their sources for the base year (i.e. 2025) and projections.</w:t>
      </w:r>
      <w:r w:rsidRPr="00F51384">
        <w:rPr>
          <w:rFonts w:ascii="Abadi ExtraLight" w:hAnsi="Abadi ExtraLight" w:cs="Arial"/>
          <w:b/>
          <w:bCs/>
          <w:sz w:val="24"/>
          <w:szCs w:val="24"/>
        </w:rPr>
        <w:t xml:space="preserve"> </w:t>
      </w:r>
    </w:p>
    <w:p w14:paraId="7AFB7E41" w14:textId="73E25355" w:rsidR="00685E7E" w:rsidRPr="00F51384" w:rsidRDefault="00685E7E" w:rsidP="006F5F53">
      <w:pPr>
        <w:spacing w:after="0" w:line="240" w:lineRule="auto"/>
        <w:rPr>
          <w:rFonts w:ascii="Abadi ExtraLight" w:hAnsi="Abadi ExtraLight" w:cs="Arial"/>
          <w:sz w:val="24"/>
          <w:szCs w:val="24"/>
        </w:rPr>
      </w:pPr>
      <w:r w:rsidRPr="00F51384">
        <w:rPr>
          <w:rFonts w:ascii="Abadi ExtraLight" w:hAnsi="Abadi ExtraLight" w:cs="Arial"/>
          <w:b/>
          <w:bCs/>
          <w:sz w:val="24"/>
          <w:szCs w:val="24"/>
        </w:rPr>
        <w:t xml:space="preserve">eSupplementary Table </w:t>
      </w:r>
      <w:r w:rsidR="00F51384" w:rsidRPr="00F51384">
        <w:rPr>
          <w:rFonts w:ascii="Abadi ExtraLight" w:hAnsi="Abadi ExtraLight" w:cs="Arial"/>
          <w:b/>
          <w:bCs/>
          <w:sz w:val="24"/>
          <w:szCs w:val="24"/>
        </w:rPr>
        <w:t>8</w:t>
      </w:r>
      <w:r w:rsidRPr="00F51384">
        <w:rPr>
          <w:rFonts w:ascii="Abadi ExtraLight" w:hAnsi="Abadi ExtraLight" w:cs="Arial"/>
          <w:b/>
          <w:bCs/>
          <w:sz w:val="24"/>
          <w:szCs w:val="24"/>
        </w:rPr>
        <w:t>.</w:t>
      </w:r>
      <w:r w:rsidRPr="00F51384">
        <w:rPr>
          <w:rFonts w:ascii="Abadi ExtraLight" w:hAnsi="Abadi ExtraLight" w:cs="Arial"/>
          <w:sz w:val="24"/>
          <w:szCs w:val="24"/>
        </w:rPr>
        <w:t xml:space="preserve"> Future HALYs gained from achieving 100% hypertension control (SBP &lt;140 mmHg) among individuals with diagnosed hypertension compared to BAU in Nepal.</w:t>
      </w:r>
    </w:p>
    <w:p w14:paraId="2E63F15F" w14:textId="43EB088D" w:rsidR="00BE6210" w:rsidRPr="00F51384" w:rsidRDefault="00685E7E" w:rsidP="006F5F53">
      <w:pPr>
        <w:spacing w:line="240" w:lineRule="auto"/>
        <w:rPr>
          <w:rFonts w:ascii="Abadi ExtraLight" w:hAnsi="Abadi ExtraLight" w:cs="Arial"/>
          <w:sz w:val="24"/>
          <w:szCs w:val="24"/>
        </w:rPr>
      </w:pPr>
      <w:r w:rsidRPr="00F51384">
        <w:rPr>
          <w:rFonts w:ascii="Abadi ExtraLight" w:hAnsi="Abadi ExtraLight" w:cs="Arial"/>
          <w:b/>
          <w:bCs/>
          <w:sz w:val="24"/>
          <w:szCs w:val="24"/>
        </w:rPr>
        <w:t xml:space="preserve">eSupplementary Table </w:t>
      </w:r>
      <w:r w:rsidR="00F51384" w:rsidRPr="00F51384">
        <w:rPr>
          <w:rFonts w:ascii="Abadi ExtraLight" w:hAnsi="Abadi ExtraLight" w:cs="Arial"/>
          <w:b/>
          <w:bCs/>
          <w:sz w:val="24"/>
          <w:szCs w:val="24"/>
        </w:rPr>
        <w:t>9</w:t>
      </w:r>
      <w:r w:rsidRPr="00F51384">
        <w:rPr>
          <w:rFonts w:ascii="Abadi ExtraLight" w:hAnsi="Abadi ExtraLight" w:cs="Arial"/>
          <w:b/>
          <w:bCs/>
          <w:sz w:val="24"/>
          <w:szCs w:val="24"/>
        </w:rPr>
        <w:t>.</w:t>
      </w:r>
      <w:r w:rsidRPr="00F51384">
        <w:rPr>
          <w:rFonts w:ascii="Abadi ExtraLight" w:hAnsi="Abadi ExtraLight" w:cs="Arial"/>
          <w:sz w:val="24"/>
          <w:szCs w:val="24"/>
        </w:rPr>
        <w:t xml:space="preserve"> Future HALYs gained from achieving 100% hypertension control (SBP &lt;130 mmHg) among individuals with diagnosed hypertension compared to BAU in Nepal.</w:t>
      </w:r>
    </w:p>
    <w:p w14:paraId="29A9D48C" w14:textId="77777777" w:rsidR="00BE6210" w:rsidRPr="00317A34" w:rsidRDefault="00BE6210">
      <w:pPr>
        <w:rPr>
          <w:rFonts w:ascii="Abadi ExtraLight" w:hAnsi="Abadi ExtraLight" w:cs="Arial"/>
          <w:sz w:val="28"/>
          <w:szCs w:val="28"/>
        </w:rPr>
      </w:pPr>
      <w:r w:rsidRPr="00317A34">
        <w:rPr>
          <w:rFonts w:ascii="Abadi ExtraLight" w:hAnsi="Abadi ExtraLight" w:cs="Arial"/>
          <w:sz w:val="28"/>
          <w:szCs w:val="28"/>
        </w:rPr>
        <w:br w:type="page"/>
      </w:r>
    </w:p>
    <w:p w14:paraId="19438CD0" w14:textId="22E799FD" w:rsidR="00BE6210" w:rsidRPr="00317A34" w:rsidRDefault="00BE6210" w:rsidP="00BE6210">
      <w:pPr>
        <w:spacing w:after="0" w:line="480" w:lineRule="auto"/>
        <w:rPr>
          <w:rFonts w:ascii="Abadi ExtraLight" w:hAnsi="Abadi ExtraLight"/>
          <w:b/>
          <w:bCs/>
        </w:rPr>
      </w:pPr>
      <w:r w:rsidRPr="00317A34">
        <w:rPr>
          <w:rFonts w:ascii="Abadi ExtraLight" w:hAnsi="Abadi ExtraLight"/>
          <w:noProof/>
        </w:rPr>
        <w:lastRenderedPageBreak/>
        <mc:AlternateContent>
          <mc:Choice Requires="wpg">
            <w:drawing>
              <wp:anchor distT="0" distB="0" distL="114300" distR="114300" simplePos="0" relativeHeight="251658242" behindDoc="0" locked="0" layoutInCell="1" allowOverlap="1" wp14:anchorId="4CA41251" wp14:editId="4D5F8A30">
                <wp:simplePos x="0" y="0"/>
                <wp:positionH relativeFrom="margin">
                  <wp:posOffset>0</wp:posOffset>
                </wp:positionH>
                <wp:positionV relativeFrom="paragraph">
                  <wp:posOffset>216507</wp:posOffset>
                </wp:positionV>
                <wp:extent cx="6157636" cy="6201974"/>
                <wp:effectExtent l="0" t="0" r="14605" b="27940"/>
                <wp:wrapNone/>
                <wp:docPr id="2032234490" name="Group 32"/>
                <wp:cNvGraphicFramePr/>
                <a:graphic xmlns:a="http://schemas.openxmlformats.org/drawingml/2006/main">
                  <a:graphicData uri="http://schemas.microsoft.com/office/word/2010/wordprocessingGroup">
                    <wpg:wgp>
                      <wpg:cNvGrpSpPr/>
                      <wpg:grpSpPr>
                        <a:xfrm>
                          <a:off x="0" y="0"/>
                          <a:ext cx="6157636" cy="6201974"/>
                          <a:chOff x="-165216" y="682011"/>
                          <a:chExt cx="6786578" cy="6258539"/>
                        </a:xfrm>
                        <a:solidFill>
                          <a:schemeClr val="bg1">
                            <a:lumMod val="85000"/>
                          </a:schemeClr>
                        </a:solidFill>
                      </wpg:grpSpPr>
                      <wps:wsp>
                        <wps:cNvPr id="916916383" name="Round Same-side Corner of Rectangle 6"/>
                        <wps:cNvSpPr/>
                        <wps:spPr>
                          <a:xfrm rot="16200000">
                            <a:off x="-1316209" y="1833020"/>
                            <a:ext cx="2742462" cy="440476"/>
                          </a:xfrm>
                          <a:prstGeom prst="round2SameRect">
                            <a:avLst>
                              <a:gd name="adj1" fmla="val 9438"/>
                              <a:gd name="adj2" fmla="val 0"/>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4BBFF8" w14:textId="77777777" w:rsidR="00BE6210" w:rsidRPr="00FA48A7" w:rsidRDefault="00BE6210" w:rsidP="00BE6210">
                              <w:pPr>
                                <w:spacing w:after="0"/>
                                <w:jc w:val="center"/>
                                <w:rPr>
                                  <w:b/>
                                  <w:bCs/>
                                  <w:color w:val="000000" w:themeColor="text1"/>
                                  <w:sz w:val="24"/>
                                  <w:szCs w:val="24"/>
                                </w:rPr>
                              </w:pPr>
                              <w:r w:rsidRPr="00FA48A7">
                                <w:rPr>
                                  <w:b/>
                                  <w:bCs/>
                                  <w:color w:val="000000" w:themeColor="text1"/>
                                  <w:sz w:val="24"/>
                                  <w:szCs w:val="24"/>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553634" name="Round Same-side Corner of Rectangle 19"/>
                        <wps:cNvSpPr/>
                        <wps:spPr>
                          <a:xfrm rot="16200000">
                            <a:off x="-379675" y="6280411"/>
                            <a:ext cx="891540" cy="428738"/>
                          </a:xfrm>
                          <a:prstGeom prst="round2SameRect">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108761" w14:textId="77777777" w:rsidR="00BE6210" w:rsidRPr="00FA48A7" w:rsidRDefault="00BE6210" w:rsidP="00BE6210">
                              <w:pPr>
                                <w:spacing w:after="0"/>
                                <w:jc w:val="center"/>
                                <w:rPr>
                                  <w:b/>
                                  <w:bCs/>
                                  <w:color w:val="000000" w:themeColor="text1"/>
                                  <w:sz w:val="24"/>
                                  <w:szCs w:val="24"/>
                                </w:rPr>
                              </w:pPr>
                              <w:r w:rsidRPr="00FA48A7">
                                <w:rPr>
                                  <w:b/>
                                  <w:bCs/>
                                  <w:color w:val="000000" w:themeColor="text1"/>
                                  <w:sz w:val="24"/>
                                  <w:szCs w:val="24"/>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967553" name="Round Same-side Corner of Rectangle 1"/>
                        <wps:cNvSpPr/>
                        <wps:spPr>
                          <a:xfrm rot="16200000">
                            <a:off x="-1069668" y="4571448"/>
                            <a:ext cx="2246646" cy="437572"/>
                          </a:xfrm>
                          <a:prstGeom prst="round2SameRect">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26587F" w14:textId="77777777" w:rsidR="00BE6210" w:rsidRPr="00FA48A7" w:rsidRDefault="00BE6210" w:rsidP="00BE6210">
                              <w:pPr>
                                <w:spacing w:after="0"/>
                                <w:jc w:val="center"/>
                                <w:rPr>
                                  <w:b/>
                                  <w:bCs/>
                                  <w:color w:val="000000" w:themeColor="text1"/>
                                  <w:sz w:val="24"/>
                                  <w:szCs w:val="24"/>
                                </w:rPr>
                              </w:pPr>
                              <w:r w:rsidRPr="00FA48A7">
                                <w:rPr>
                                  <w:b/>
                                  <w:bCs/>
                                  <w:color w:val="000000" w:themeColor="text1"/>
                                  <w:sz w:val="24"/>
                                  <w:szCs w:val="24"/>
                                </w:rPr>
                                <w:t>Screening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53912843" name="Group 31"/>
                        <wpg:cNvGrpSpPr/>
                        <wpg:grpSpPr>
                          <a:xfrm>
                            <a:off x="352952" y="682011"/>
                            <a:ext cx="6268410" cy="6211735"/>
                            <a:chOff x="0" y="682011"/>
                            <a:chExt cx="6268410" cy="6211735"/>
                          </a:xfrm>
                          <a:grpFill/>
                        </wpg:grpSpPr>
                        <wps:wsp>
                          <wps:cNvPr id="1334083835" name="Rounded Rectangle 14"/>
                          <wps:cNvSpPr/>
                          <wps:spPr>
                            <a:xfrm>
                              <a:off x="3263986" y="2126301"/>
                              <a:ext cx="2963933" cy="1131225"/>
                            </a:xfrm>
                            <a:prstGeom prst="roundRect">
                              <a:avLst>
                                <a:gd name="adj" fmla="val 2022"/>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1DEC30" w14:textId="77777777" w:rsidR="00BE6210" w:rsidRPr="00FA48A7" w:rsidRDefault="00BE6210" w:rsidP="00BE6210">
                                <w:pPr>
                                  <w:spacing w:after="0" w:line="240" w:lineRule="auto"/>
                                  <w:rPr>
                                    <w:color w:val="000000" w:themeColor="text1"/>
                                    <w:sz w:val="24"/>
                                    <w:szCs w:val="24"/>
                                  </w:rPr>
                                </w:pPr>
                                <w:r w:rsidRPr="00FA48A7">
                                  <w:rPr>
                                    <w:color w:val="000000" w:themeColor="text1"/>
                                    <w:sz w:val="24"/>
                                    <w:szCs w:val="24"/>
                                  </w:rPr>
                                  <w:t xml:space="preserve">References removed </w:t>
                                </w:r>
                                <w:r w:rsidRPr="001203A7">
                                  <w:rPr>
                                    <w:color w:val="000000" w:themeColor="text1"/>
                                    <w:sz w:val="24"/>
                                    <w:szCs w:val="24"/>
                                  </w:rPr>
                                  <w:t>(n = 14)</w:t>
                                </w:r>
                                <w:r w:rsidRPr="00FA48A7">
                                  <w:rPr>
                                    <w:b/>
                                    <w:bCs/>
                                    <w:color w:val="000000" w:themeColor="text1"/>
                                    <w:sz w:val="24"/>
                                    <w:szCs w:val="24"/>
                                  </w:rPr>
                                  <w:t xml:space="preserve">  </w:t>
                                </w:r>
                              </w:p>
                              <w:p w14:paraId="71FA9E10" w14:textId="77777777" w:rsidR="00BE6210" w:rsidRPr="00FA48A7" w:rsidRDefault="00BE6210" w:rsidP="00BE6210">
                                <w:pPr>
                                  <w:spacing w:after="0" w:line="240" w:lineRule="auto"/>
                                  <w:ind w:left="284"/>
                                  <w:rPr>
                                    <w:color w:val="000000" w:themeColor="text1"/>
                                    <w:sz w:val="24"/>
                                    <w:szCs w:val="24"/>
                                  </w:rPr>
                                </w:pPr>
                                <w:r w:rsidRPr="00FA48A7">
                                  <w:rPr>
                                    <w:color w:val="000000" w:themeColor="text1"/>
                                    <w:sz w:val="24"/>
                                    <w:szCs w:val="24"/>
                                  </w:rPr>
                                  <w:t xml:space="preserve">Duplicates identified manually (n = </w:t>
                                </w:r>
                                <w:r>
                                  <w:rPr>
                                    <w:color w:val="000000" w:themeColor="text1"/>
                                    <w:sz w:val="24"/>
                                    <w:szCs w:val="24"/>
                                  </w:rPr>
                                  <w:t>8</w:t>
                                </w:r>
                                <w:r w:rsidRPr="00FA48A7">
                                  <w:rPr>
                                    <w:color w:val="000000" w:themeColor="text1"/>
                                    <w:sz w:val="24"/>
                                    <w:szCs w:val="24"/>
                                  </w:rPr>
                                  <w:t>)</w:t>
                                </w:r>
                              </w:p>
                              <w:p w14:paraId="368EC798" w14:textId="77777777" w:rsidR="00BE6210" w:rsidRPr="00FA48A7" w:rsidRDefault="00BE6210" w:rsidP="00BE6210">
                                <w:pPr>
                                  <w:spacing w:after="0" w:line="240" w:lineRule="auto"/>
                                  <w:ind w:left="284"/>
                                  <w:rPr>
                                    <w:color w:val="000000" w:themeColor="text1"/>
                                    <w:sz w:val="24"/>
                                    <w:szCs w:val="24"/>
                                  </w:rPr>
                                </w:pPr>
                                <w:r w:rsidRPr="00FA48A7">
                                  <w:rPr>
                                    <w:color w:val="000000" w:themeColor="text1"/>
                                    <w:sz w:val="24"/>
                                    <w:szCs w:val="24"/>
                                  </w:rPr>
                                  <w:t xml:space="preserve">Duplicates identified by Covidence (n = </w:t>
                                </w:r>
                                <w:r>
                                  <w:rPr>
                                    <w:color w:val="000000" w:themeColor="text1"/>
                                    <w:sz w:val="24"/>
                                    <w:szCs w:val="24"/>
                                  </w:rPr>
                                  <w:t>3</w:t>
                                </w:r>
                                <w:r w:rsidRPr="00FA48A7">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8709298" name="Straight Arrow Connector 2028709298"/>
                          <wps:cNvCnPr/>
                          <wps:spPr>
                            <a:xfrm>
                              <a:off x="1641654" y="4330461"/>
                              <a:ext cx="0" cy="215900"/>
                            </a:xfrm>
                            <a:prstGeom prst="straightConnector1">
                              <a:avLst/>
                            </a:prstGeom>
                            <a:grpFill/>
                            <a:ln w="19050" cap="flat" cmpd="sng" algn="ctr">
                              <a:solidFill>
                                <a:schemeClr val="accent1">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91667203" name="Straight Arrow Connector 2091667203"/>
                          <wps:cNvCnPr/>
                          <wps:spPr>
                            <a:xfrm>
                              <a:off x="3019245" y="4108810"/>
                              <a:ext cx="259080" cy="0"/>
                            </a:xfrm>
                            <a:prstGeom prst="straightConnector1">
                              <a:avLst/>
                            </a:prstGeom>
                            <a:grpFill/>
                            <a:ln w="19050" cap="flat" cmpd="sng" algn="ctr">
                              <a:solidFill>
                                <a:schemeClr val="accent1">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89682008" name="Straight Arrow Connector 1989682008"/>
                          <wps:cNvCnPr/>
                          <wps:spPr>
                            <a:xfrm>
                              <a:off x="3027871" y="4773044"/>
                              <a:ext cx="259080" cy="0"/>
                            </a:xfrm>
                            <a:prstGeom prst="straightConnector1">
                              <a:avLst/>
                            </a:prstGeom>
                            <a:grpFill/>
                            <a:ln w="19050" cap="flat" cmpd="sng" algn="ctr">
                              <a:solidFill>
                                <a:schemeClr val="accent1">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cNvPr id="1485065300" name="Group 30"/>
                          <wpg:cNvGrpSpPr/>
                          <wpg:grpSpPr>
                            <a:xfrm>
                              <a:off x="0" y="682011"/>
                              <a:ext cx="6268410" cy="6211735"/>
                              <a:chOff x="0" y="682011"/>
                              <a:chExt cx="6268410" cy="6211735"/>
                            </a:xfrm>
                            <a:grpFill/>
                          </wpg:grpSpPr>
                          <wpg:grpSp>
                            <wpg:cNvPr id="1962287693" name="Group 29"/>
                            <wpg:cNvGrpSpPr/>
                            <wpg:grpSpPr>
                              <a:xfrm>
                                <a:off x="258792" y="3873115"/>
                                <a:ext cx="6009618" cy="3020631"/>
                                <a:chOff x="0" y="-146"/>
                                <a:chExt cx="6009618" cy="3020631"/>
                              </a:xfrm>
                              <a:grpFill/>
                            </wpg:grpSpPr>
                            <wps:wsp>
                              <wps:cNvPr id="1042687507" name="Rounded Rectangle 11"/>
                              <wps:cNvSpPr/>
                              <wps:spPr>
                                <a:xfrm>
                                  <a:off x="0" y="0"/>
                                  <a:ext cx="2762250" cy="452120"/>
                                </a:xfrm>
                                <a:prstGeom prst="roundRect">
                                  <a:avLst>
                                    <a:gd name="adj" fmla="val 5134"/>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8BEEC2"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screened </w:t>
                                    </w:r>
                                    <w:r w:rsidRPr="001203A7">
                                      <w:rPr>
                                        <w:color w:val="000000" w:themeColor="text1"/>
                                        <w:sz w:val="24"/>
                                        <w:szCs w:val="24"/>
                                      </w:rPr>
                                      <w:t>(n = 225)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901752" name="Rounded Rectangle 12"/>
                              <wps:cNvSpPr/>
                              <wps:spPr>
                                <a:xfrm>
                                  <a:off x="0" y="664234"/>
                                  <a:ext cx="2762250" cy="452120"/>
                                </a:xfrm>
                                <a:prstGeom prst="roundRect">
                                  <a:avLst>
                                    <a:gd name="adj" fmla="val 4572"/>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534876"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sought for retrieval </w:t>
                                    </w:r>
                                    <w:r w:rsidRPr="000547FC">
                                      <w:rPr>
                                        <w:color w:val="000000" w:themeColor="text1"/>
                                        <w:sz w:val="24"/>
                                        <w:szCs w:val="24"/>
                                      </w:rPr>
                                      <w:t>(n = 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026689" name="Rounded Rectangle 15"/>
                              <wps:cNvSpPr/>
                              <wps:spPr>
                                <a:xfrm>
                                  <a:off x="3019230" y="-146"/>
                                  <a:ext cx="2967946" cy="452120"/>
                                </a:xfrm>
                                <a:prstGeom prst="roundRect">
                                  <a:avLst>
                                    <a:gd name="adj" fmla="val 5134"/>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0FDBB8"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excluded </w:t>
                                    </w:r>
                                    <w:r w:rsidRPr="001203A7">
                                      <w:rPr>
                                        <w:color w:val="000000" w:themeColor="text1"/>
                                        <w:sz w:val="24"/>
                                        <w:szCs w:val="24"/>
                                      </w:rPr>
                                      <w:t>(n = 139)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165215" name="Rounded Rectangle 17"/>
                              <wps:cNvSpPr/>
                              <wps:spPr>
                                <a:xfrm>
                                  <a:off x="3027968" y="591908"/>
                                  <a:ext cx="2981650" cy="1504544"/>
                                </a:xfrm>
                                <a:prstGeom prst="roundRect">
                                  <a:avLst>
                                    <a:gd name="adj" fmla="val 1763"/>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6CD744"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excluded </w:t>
                                    </w:r>
                                    <w:r w:rsidRPr="00FD3BA5">
                                      <w:rPr>
                                        <w:color w:val="000000" w:themeColor="text1"/>
                                        <w:sz w:val="24"/>
                                        <w:szCs w:val="24"/>
                                      </w:rPr>
                                      <w:t xml:space="preserve">(n = 6)  </w:t>
                                    </w:r>
                                  </w:p>
                                  <w:p w14:paraId="3C8B3919" w14:textId="77777777" w:rsidR="00BE6210" w:rsidRPr="00FA48A7" w:rsidRDefault="00BE6210" w:rsidP="00BE6210">
                                    <w:pPr>
                                      <w:spacing w:after="0" w:line="240" w:lineRule="auto"/>
                                      <w:rPr>
                                        <w:color w:val="000000" w:themeColor="text1"/>
                                        <w:sz w:val="24"/>
                                        <w:szCs w:val="24"/>
                                      </w:rPr>
                                    </w:pPr>
                                  </w:p>
                                  <w:p w14:paraId="441A556A" w14:textId="77777777" w:rsidR="00BE6210" w:rsidRDefault="00BE6210" w:rsidP="00BE6210">
                                    <w:pPr>
                                      <w:shd w:val="clear" w:color="auto" w:fill="FFFFFF" w:themeFill="background1"/>
                                      <w:spacing w:after="0" w:line="240" w:lineRule="auto"/>
                                      <w:ind w:left="80" w:firstLine="204"/>
                                      <w:rPr>
                                        <w:color w:val="000000" w:themeColor="text1"/>
                                        <w:sz w:val="24"/>
                                        <w:szCs w:val="24"/>
                                      </w:rPr>
                                    </w:pPr>
                                    <w:r w:rsidRPr="00FA48A7">
                                      <w:rPr>
                                        <w:color w:val="000000" w:themeColor="text1"/>
                                        <w:sz w:val="24"/>
                                        <w:szCs w:val="24"/>
                                      </w:rPr>
                                      <w:fldChar w:fldCharType="begin"/>
                                    </w:r>
                                    <w:r w:rsidRPr="00FA48A7">
                                      <w:rPr>
                                        <w:color w:val="000000" w:themeColor="text1"/>
                                        <w:sz w:val="24"/>
                                        <w:szCs w:val="24"/>
                                      </w:rPr>
                                      <w:instrText xml:space="preserve"> MERGEFIELD =exclusion_reason.reason \* MERGEFORMAT </w:instrText>
                                    </w:r>
                                    <w:r w:rsidRPr="00FA48A7">
                                      <w:rPr>
                                        <w:color w:val="000000" w:themeColor="text1"/>
                                        <w:sz w:val="24"/>
                                        <w:szCs w:val="24"/>
                                      </w:rPr>
                                      <w:fldChar w:fldCharType="separate"/>
                                    </w:r>
                                    <w:r w:rsidRPr="00FA48A7">
                                      <w:rPr>
                                        <w:color w:val="000000" w:themeColor="text1"/>
                                        <w:sz w:val="24"/>
                                        <w:szCs w:val="24"/>
                                      </w:rPr>
                                      <w:t>Wrong outcomes</w:t>
                                    </w:r>
                                    <w:r w:rsidRPr="00FA48A7">
                                      <w:rPr>
                                        <w:color w:val="000000" w:themeColor="text1"/>
                                        <w:sz w:val="24"/>
                                        <w:szCs w:val="24"/>
                                      </w:rPr>
                                      <w:fldChar w:fldCharType="end"/>
                                    </w:r>
                                    <w:r w:rsidRPr="00FA48A7">
                                      <w:rPr>
                                        <w:color w:val="000000" w:themeColor="text1"/>
                                        <w:sz w:val="24"/>
                                        <w:szCs w:val="24"/>
                                      </w:rPr>
                                      <w:t xml:space="preserve"> (n = </w:t>
                                    </w:r>
                                    <w:r>
                                      <w:rPr>
                                        <w:color w:val="000000" w:themeColor="text1"/>
                                        <w:sz w:val="24"/>
                                        <w:szCs w:val="24"/>
                                      </w:rPr>
                                      <w:t>4</w:t>
                                    </w:r>
                                    <w:r w:rsidRPr="00FA48A7">
                                      <w:rPr>
                                        <w:color w:val="000000" w:themeColor="text1"/>
                                        <w:sz w:val="24"/>
                                        <w:szCs w:val="24"/>
                                      </w:rPr>
                                      <w:t>)</w:t>
                                    </w:r>
                                  </w:p>
                                  <w:p w14:paraId="414B9B79" w14:textId="77777777" w:rsidR="00BE6210" w:rsidRDefault="00BE6210" w:rsidP="00BE6210">
                                    <w:pPr>
                                      <w:shd w:val="clear" w:color="auto" w:fill="FFFFFF" w:themeFill="background1"/>
                                      <w:spacing w:after="0" w:line="240" w:lineRule="auto"/>
                                      <w:ind w:left="80" w:firstLine="204"/>
                                      <w:rPr>
                                        <w:color w:val="000000" w:themeColor="text1"/>
                                        <w:sz w:val="24"/>
                                        <w:szCs w:val="24"/>
                                      </w:rPr>
                                    </w:pPr>
                                    <w:r>
                                      <w:rPr>
                                        <w:color w:val="000000" w:themeColor="text1"/>
                                        <w:sz w:val="24"/>
                                        <w:szCs w:val="24"/>
                                      </w:rPr>
                                      <w:t>Wrong population (n=1)</w:t>
                                    </w:r>
                                  </w:p>
                                  <w:p w14:paraId="0C98543E" w14:textId="77777777" w:rsidR="00BE6210" w:rsidRPr="00FA48A7" w:rsidRDefault="00BE6210" w:rsidP="00BE6210">
                                    <w:pPr>
                                      <w:shd w:val="clear" w:color="auto" w:fill="FFFFFF" w:themeFill="background1"/>
                                      <w:spacing w:after="0" w:line="240" w:lineRule="auto"/>
                                      <w:ind w:left="80" w:firstLine="204"/>
                                      <w:rPr>
                                        <w:b/>
                                        <w:bCs/>
                                        <w:color w:val="000000" w:themeColor="text1"/>
                                        <w:sz w:val="24"/>
                                        <w:szCs w:val="24"/>
                                      </w:rPr>
                                    </w:pPr>
                                    <w:r>
                                      <w:rPr>
                                        <w:color w:val="000000" w:themeColor="text1"/>
                                        <w:sz w:val="24"/>
                                        <w:szCs w:val="24"/>
                                      </w:rPr>
                                      <w:t>Wrong time-period (n=1)</w:t>
                                    </w:r>
                                    <w:r w:rsidRPr="00FA48A7">
                                      <w:rPr>
                                        <w:b/>
                                        <w:bCs/>
                                        <w:color w:val="000000" w:themeColor="text1"/>
                                        <w:sz w:val="24"/>
                                        <w:szCs w:val="24"/>
                                      </w:rPr>
                                      <w:fldChar w:fldCharType="begin"/>
                                    </w:r>
                                    <w:r w:rsidRPr="00FA48A7">
                                      <w:rPr>
                                        <w:b/>
                                        <w:bCs/>
                                        <w:color w:val="000000" w:themeColor="text1"/>
                                        <w:sz w:val="24"/>
                                        <w:szCs w:val="24"/>
                                      </w:rPr>
                                      <w:instrText xml:space="preserve"> MERGEFIELD =reason.number_of_citations \* MERGEFORMAT </w:instrText>
                                    </w:r>
                                    <w:r w:rsidRPr="00FA48A7">
                                      <w:rPr>
                                        <w:b/>
                                        <w:bCs/>
                                        <w:color w:val="000000" w:themeColor="text1"/>
                                        <w:sz w:val="24"/>
                                        <w:szCs w:val="24"/>
                                      </w:rPr>
                                      <w:fldChar w:fldCharType="separate"/>
                                    </w:r>
                                    <w:r w:rsidRPr="00FA48A7">
                                      <w:rPr>
                                        <w:b/>
                                        <w:bCs/>
                                        <w:color w:val="000000" w:themeColor="text1"/>
                                        <w:sz w:val="24"/>
                                        <w:szCs w:val="24"/>
                                      </w:rPr>
                                      <w:fldChar w:fldCharType="end"/>
                                    </w:r>
                                  </w:p>
                                  <w:p w14:paraId="4AE4757C" w14:textId="77777777" w:rsidR="00BE6210" w:rsidRPr="00FA48A7" w:rsidRDefault="00BE6210" w:rsidP="00BE6210">
                                    <w:pPr>
                                      <w:shd w:val="clear" w:color="auto" w:fill="FFFFFF" w:themeFill="background1"/>
                                      <w:spacing w:after="0" w:line="240" w:lineRule="auto"/>
                                      <w:ind w:left="80" w:firstLine="204"/>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923193" name="Rounded Rectangle 18"/>
                              <wps:cNvSpPr/>
                              <wps:spPr>
                                <a:xfrm>
                                  <a:off x="61206" y="2568365"/>
                                  <a:ext cx="2762250" cy="452120"/>
                                </a:xfrm>
                                <a:prstGeom prst="roundRect">
                                  <a:avLst>
                                    <a:gd name="adj" fmla="val 5162"/>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7C0145"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included in review </w:t>
                                    </w:r>
                                    <w:r w:rsidRPr="000547FC">
                                      <w:rPr>
                                        <w:color w:val="000000" w:themeColor="text1"/>
                                        <w:sz w:val="24"/>
                                        <w:szCs w:val="24"/>
                                      </w:rPr>
                                      <w:t>(n = 39)</w:t>
                                    </w:r>
                                    <w:r w:rsidRPr="00FA48A7">
                                      <w:rPr>
                                        <w:b/>
                                        <w:bCs/>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900015" name="Straight Arrow Connector 338900015"/>
                              <wps:cNvCnPr>
                                <a:stCxn id="828901752" idx="2"/>
                              </wps:cNvCnPr>
                              <wps:spPr>
                                <a:xfrm flipH="1">
                                  <a:off x="1378566" y="1116101"/>
                                  <a:ext cx="2337" cy="1416805"/>
                                </a:xfrm>
                                <a:prstGeom prst="straightConnector1">
                                  <a:avLst/>
                                </a:prstGeom>
                                <a:grpFill/>
                                <a:ln w="19050" cap="flat" cmpd="sng" algn="ctr">
                                  <a:solidFill>
                                    <a:schemeClr val="accent1">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g:cNvPr id="213834602" name="Group 28"/>
                            <wpg:cNvGrpSpPr/>
                            <wpg:grpSpPr>
                              <a:xfrm>
                                <a:off x="0" y="682011"/>
                                <a:ext cx="6245941" cy="3153532"/>
                                <a:chOff x="0" y="682011"/>
                                <a:chExt cx="6245941" cy="3153532"/>
                              </a:xfrm>
                              <a:grpFill/>
                            </wpg:grpSpPr>
                            <wps:wsp>
                              <wps:cNvPr id="481103741" name="Rounded Rectangle 8"/>
                              <wps:cNvSpPr/>
                              <wps:spPr>
                                <a:xfrm>
                                  <a:off x="3019232" y="682022"/>
                                  <a:ext cx="3226709" cy="892141"/>
                                </a:xfrm>
                                <a:prstGeom prst="roundRect">
                                  <a:avLst>
                                    <a:gd name="adj" fmla="val 1763"/>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498B22" w14:textId="77777777" w:rsidR="00BE6210" w:rsidRPr="00963E8A" w:rsidRDefault="00BE6210" w:rsidP="00BE6210">
                                    <w:pPr>
                                      <w:spacing w:after="0" w:line="240" w:lineRule="auto"/>
                                      <w:rPr>
                                        <w:color w:val="000000" w:themeColor="text1"/>
                                        <w:sz w:val="24"/>
                                        <w:szCs w:val="24"/>
                                      </w:rPr>
                                    </w:pPr>
                                    <w:r w:rsidRPr="00963E8A">
                                      <w:rPr>
                                        <w:color w:val="000000" w:themeColor="text1"/>
                                        <w:sz w:val="24"/>
                                        <w:szCs w:val="24"/>
                                      </w:rPr>
                                      <w:t xml:space="preserve">References from other sources (n = 17)  </w:t>
                                    </w:r>
                                  </w:p>
                                  <w:p w14:paraId="516B73BD" w14:textId="77777777" w:rsidR="00BE6210" w:rsidRPr="00963E8A" w:rsidRDefault="00BE6210" w:rsidP="00BE6210">
                                    <w:pPr>
                                      <w:spacing w:after="0" w:line="240" w:lineRule="auto"/>
                                      <w:ind w:left="284"/>
                                      <w:rPr>
                                        <w:color w:val="000000" w:themeColor="text1"/>
                                        <w:sz w:val="24"/>
                                        <w:szCs w:val="24"/>
                                      </w:rPr>
                                    </w:pPr>
                                    <w:r w:rsidRPr="00963E8A">
                                      <w:rPr>
                                        <w:color w:val="000000" w:themeColor="text1"/>
                                        <w:sz w:val="24"/>
                                        <w:szCs w:val="24"/>
                                      </w:rPr>
                                      <w:t>Citation searching (n = 5)</w:t>
                                    </w:r>
                                  </w:p>
                                  <w:p w14:paraId="2243F214" w14:textId="77777777" w:rsidR="00BE6210" w:rsidRPr="00963E8A" w:rsidRDefault="00BE6210" w:rsidP="00BE6210">
                                    <w:pPr>
                                      <w:spacing w:after="0" w:line="240" w:lineRule="auto"/>
                                      <w:ind w:left="284"/>
                                      <w:rPr>
                                        <w:color w:val="000000" w:themeColor="text1"/>
                                        <w:sz w:val="24"/>
                                        <w:szCs w:val="24"/>
                                      </w:rPr>
                                    </w:pPr>
                                    <w:r w:rsidRPr="00963E8A">
                                      <w:rPr>
                                        <w:color w:val="000000" w:themeColor="text1"/>
                                        <w:sz w:val="24"/>
                                        <w:szCs w:val="24"/>
                                      </w:rPr>
                                      <w:t xml:space="preserve">Grey literature (n = 12)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2946171" name="Straight Arrow Connector 1722946171"/>
                              <wps:cNvCnPr/>
                              <wps:spPr>
                                <a:xfrm>
                                  <a:off x="1643931" y="1583186"/>
                                  <a:ext cx="1270" cy="2252357"/>
                                </a:xfrm>
                                <a:prstGeom prst="straightConnector1">
                                  <a:avLst/>
                                </a:prstGeom>
                                <a:grpFill/>
                                <a:ln w="19050" cap="flat" cmpd="sng" algn="ctr">
                                  <a:solidFill>
                                    <a:schemeClr val="accent1">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9646618" name="Elbow Connector 23"/>
                              <wps:cNvCnPr/>
                              <wps:spPr>
                                <a:xfrm flipV="1">
                                  <a:off x="1634946" y="1583187"/>
                                  <a:ext cx="3023870" cy="401080"/>
                                </a:xfrm>
                                <a:prstGeom prst="bentConnector3">
                                  <a:avLst>
                                    <a:gd name="adj1" fmla="val 100086"/>
                                  </a:avLst>
                                </a:prstGeom>
                                <a:grpFill/>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337839985" name="Straight Arrow Connector 337839985"/>
                              <wps:cNvCnPr/>
                              <wps:spPr>
                                <a:xfrm>
                                  <a:off x="1643572" y="2672751"/>
                                  <a:ext cx="1637030" cy="0"/>
                                </a:xfrm>
                                <a:prstGeom prst="straightConnector1">
                                  <a:avLst/>
                                </a:prstGeom>
                                <a:grpFill/>
                                <a:ln w="19050" cap="flat" cmpd="sng" algn="ctr">
                                  <a:solidFill>
                                    <a:schemeClr val="accent1">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308371753" name="Rounded Rectangle 3"/>
                              <wps:cNvSpPr/>
                              <wps:spPr>
                                <a:xfrm>
                                  <a:off x="0" y="682011"/>
                                  <a:ext cx="2762251" cy="899421"/>
                                </a:xfrm>
                                <a:prstGeom prst="roundRect">
                                  <a:avLst>
                                    <a:gd name="adj" fmla="val 1602"/>
                                  </a:avLst>
                                </a:prstGeom>
                                <a:grpFill/>
                                <a:ln w="190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AAA9A2" w14:textId="77777777" w:rsidR="00BE6210" w:rsidRPr="00FA48A7" w:rsidRDefault="00BE6210" w:rsidP="00BE6210">
                                    <w:pPr>
                                      <w:spacing w:after="0" w:line="240" w:lineRule="auto"/>
                                      <w:rPr>
                                        <w:color w:val="000000" w:themeColor="text1"/>
                                        <w:sz w:val="24"/>
                                        <w:szCs w:val="24"/>
                                      </w:rPr>
                                    </w:pPr>
                                    <w:r w:rsidRPr="00FA48A7">
                                      <w:rPr>
                                        <w:color w:val="000000" w:themeColor="text1"/>
                                        <w:sz w:val="24"/>
                                        <w:szCs w:val="24"/>
                                      </w:rPr>
                                      <w:t xml:space="preserve">Studies from databases/registers </w:t>
                                    </w:r>
                                    <w:r w:rsidRPr="001203A7">
                                      <w:rPr>
                                        <w:color w:val="000000" w:themeColor="text1"/>
                                        <w:sz w:val="24"/>
                                        <w:szCs w:val="24"/>
                                      </w:rPr>
                                      <w:t>(n = 2</w:t>
                                    </w:r>
                                    <w:r>
                                      <w:rPr>
                                        <w:color w:val="000000" w:themeColor="text1"/>
                                        <w:sz w:val="24"/>
                                        <w:szCs w:val="24"/>
                                      </w:rPr>
                                      <w:t>39</w:t>
                                    </w:r>
                                    <w:r w:rsidRPr="001203A7">
                                      <w:rPr>
                                        <w:color w:val="000000" w:themeColor="text1"/>
                                        <w:sz w:val="24"/>
                                        <w:szCs w:val="24"/>
                                      </w:rPr>
                                      <w:t>)</w:t>
                                    </w:r>
                                  </w:p>
                                  <w:p w14:paraId="653A6073" w14:textId="77777777" w:rsidR="00BE6210" w:rsidRPr="003D2EDE" w:rsidRDefault="00BE6210" w:rsidP="00BE6210">
                                    <w:pPr>
                                      <w:spacing w:after="0" w:line="240" w:lineRule="auto"/>
                                      <w:ind w:firstLine="284"/>
                                      <w:rPr>
                                        <w:color w:val="000000" w:themeColor="text1"/>
                                        <w:sz w:val="24"/>
                                        <w:szCs w:val="24"/>
                                      </w:rPr>
                                    </w:pPr>
                                    <w:r w:rsidRPr="00FA48A7">
                                      <w:rPr>
                                        <w:color w:val="000000" w:themeColor="text1"/>
                                        <w:sz w:val="24"/>
                                        <w:szCs w:val="24"/>
                                      </w:rPr>
                                      <w:t xml:space="preserve">PubMed (n = </w:t>
                                    </w:r>
                                    <w:r>
                                      <w:rPr>
                                        <w:color w:val="000000" w:themeColor="text1"/>
                                        <w:sz w:val="24"/>
                                        <w:szCs w:val="24"/>
                                      </w:rPr>
                                      <w:t>239</w:t>
                                    </w:r>
                                    <w:r w:rsidRPr="00FA48A7">
                                      <w:rPr>
                                        <w:color w:val="000000" w:themeColor="text1"/>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4CA41251" id="Group 32" o:spid="_x0000_s1066" style="position:absolute;margin-left:0;margin-top:17.05pt;width:484.85pt;height:488.35pt;z-index:251658242;mso-position-horizontal-relative:margin;mso-width-relative:margin;mso-height-relative:margin" coordorigin="-1652,6820" coordsize="67865,6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">
                <v:shape id="Round Same-side Corner of Rectangle 6" o:spid="_x0000_s1067" style="position:absolute;left:-13162;top:18330;width:27424;height:4404;rotation:-90;visibility:visible;mso-wrap-style:square;v-text-anchor:middle" coordsize="2742462,4404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" adj="-11796480,,5400" path="m41572,l2700890,v22960,,41572,18612,41572,41572l2742462,440476r,l,440476r,l,41572c,18612,18612,,41572,xe" filled="f" strokecolor="#0a2f40 [1604]" strokeweight="1.5pt">
                  <v:stroke joinstyle="miter"/>
                  <v:formulas/>
                  <v:path arrowok="t" o:connecttype="custom" o:connectlocs="41572,0;2700890,0;2742462,41572;2742462,440476;2742462,440476;0,440476;0,440476;0,41572;41572,0" o:connectangles="0,0,0,0,0,0,0,0,0" textboxrect="0,0,2742462,440476"/>
                  <v:textbox>
                    <w:txbxContent>
                      <w:p w14:paraId="734BBFF8" w14:textId="77777777" w:rsidR="00BE6210" w:rsidRPr="00FA48A7" w:rsidRDefault="00BE6210" w:rsidP="00BE6210">
                        <w:pPr>
                          <w:spacing w:after="0"/>
                          <w:jc w:val="center"/>
                          <w:rPr>
                            <w:b/>
                            <w:bCs/>
                            <w:color w:val="000000" w:themeColor="text1"/>
                            <w:sz w:val="24"/>
                            <w:szCs w:val="24"/>
                          </w:rPr>
                        </w:pPr>
                        <w:r w:rsidRPr="00FA48A7">
                          <w:rPr>
                            <w:b/>
                            <w:bCs/>
                            <w:color w:val="000000" w:themeColor="text1"/>
                            <w:sz w:val="24"/>
                            <w:szCs w:val="24"/>
                          </w:rPr>
                          <w:t>Identification</w:t>
                        </w:r>
                      </w:p>
                    </w:txbxContent>
                  </v:textbox>
                </v:shape>
                <v:shape id="Round Same-side Corner of Rectangle 19" o:spid="_x0000_s1068" style="position:absolute;left:-3797;top:62805;width:8915;height:4286;rotation:-90;visibility:visible;mso-wrap-style:square;v-text-anchor:middle" coordsize="891540,4287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" adj="-11796480,,5400" path="m71458,l820082,v39465,,71458,31993,71458,71458l891540,428738r,l,428738r,l,71458c,31993,31993,,71458,xe" filled="f" strokecolor="#0a2f40 [1604]" strokeweight="1.5pt">
                  <v:stroke joinstyle="miter"/>
                  <v:formulas/>
                  <v:path arrowok="t" o:connecttype="custom" o:connectlocs="71458,0;820082,0;891540,71458;891540,428738;891540,428738;0,428738;0,428738;0,71458;71458,0" o:connectangles="0,0,0,0,0,0,0,0,0" textboxrect="0,0,891540,428738"/>
                  <v:textbox>
                    <w:txbxContent>
                      <w:p w14:paraId="3C108761" w14:textId="77777777" w:rsidR="00BE6210" w:rsidRPr="00FA48A7" w:rsidRDefault="00BE6210" w:rsidP="00BE6210">
                        <w:pPr>
                          <w:spacing w:after="0"/>
                          <w:jc w:val="center"/>
                          <w:rPr>
                            <w:b/>
                            <w:bCs/>
                            <w:color w:val="000000" w:themeColor="text1"/>
                            <w:sz w:val="24"/>
                            <w:szCs w:val="24"/>
                          </w:rPr>
                        </w:pPr>
                        <w:r w:rsidRPr="00FA48A7">
                          <w:rPr>
                            <w:b/>
                            <w:bCs/>
                            <w:color w:val="000000" w:themeColor="text1"/>
                            <w:sz w:val="24"/>
                            <w:szCs w:val="24"/>
                          </w:rPr>
                          <w:t>Included</w:t>
                        </w:r>
                      </w:p>
                    </w:txbxContent>
                  </v:textbox>
                </v:shape>
                <v:shape id="Round Same-side Corner of Rectangle 1" o:spid="_x0000_s1069" style="position:absolute;left:-10696;top:45714;width:22466;height:4375;rotation:-90;visibility:visible;mso-wrap-style:square;v-text-anchor:middle" coordsize="2246646,4375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" adj="-11796480,,5400" path="m72930,l2173716,v40278,,72930,32652,72930,72930l2246646,437572r,l,437572r,l,72930c,32652,32652,,72930,xe" filled="f" strokecolor="#0a2f40 [1604]" strokeweight="1.5pt">
                  <v:stroke joinstyle="miter"/>
                  <v:formulas/>
                  <v:path arrowok="t" o:connecttype="custom" o:connectlocs="72930,0;2173716,0;2246646,72930;2246646,437572;2246646,437572;0,437572;0,437572;0,72930;72930,0" o:connectangles="0,0,0,0,0,0,0,0,0" textboxrect="0,0,2246646,437572"/>
                  <v:textbox>
                    <w:txbxContent>
                      <w:p w14:paraId="6126587F" w14:textId="77777777" w:rsidR="00BE6210" w:rsidRPr="00FA48A7" w:rsidRDefault="00BE6210" w:rsidP="00BE6210">
                        <w:pPr>
                          <w:spacing w:after="0"/>
                          <w:jc w:val="center"/>
                          <w:rPr>
                            <w:b/>
                            <w:bCs/>
                            <w:color w:val="000000" w:themeColor="text1"/>
                            <w:sz w:val="24"/>
                            <w:szCs w:val="24"/>
                          </w:rPr>
                        </w:pPr>
                        <w:r w:rsidRPr="00FA48A7">
                          <w:rPr>
                            <w:b/>
                            <w:bCs/>
                            <w:color w:val="000000" w:themeColor="text1"/>
                            <w:sz w:val="24"/>
                            <w:szCs w:val="24"/>
                          </w:rPr>
                          <w:t>Screening</w:t>
                        </w:r>
                      </w:p>
                    </w:txbxContent>
                  </v:textbox>
                </v:shape>
                <v:group id="Group 31" o:spid="_x0000_s1070" style="position:absolute;left:3529;top:6820;width:62684;height:62117" coordorigin=",6820" coordsize="62684,6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">
                  <v:roundrect id="Rounded Rectangle 14" o:spid="_x0000_s1071" style="position:absolute;left:32639;top:21263;width:29640;height:11312;visibility:visible;mso-wrap-style:square;v-text-anchor:middle" arcsize="132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" filled="f" strokecolor="#0a2f40 [1604]" strokeweight="1.5pt">
                    <v:stroke joinstyle="miter"/>
                    <v:textbox>
                      <w:txbxContent>
                        <w:p w14:paraId="171DEC30" w14:textId="77777777" w:rsidR="00BE6210" w:rsidRPr="00FA48A7" w:rsidRDefault="00BE6210" w:rsidP="00BE6210">
                          <w:pPr>
                            <w:spacing w:after="0" w:line="240" w:lineRule="auto"/>
                            <w:rPr>
                              <w:color w:val="000000" w:themeColor="text1"/>
                              <w:sz w:val="24"/>
                              <w:szCs w:val="24"/>
                            </w:rPr>
                          </w:pPr>
                          <w:r w:rsidRPr="00FA48A7">
                            <w:rPr>
                              <w:color w:val="000000" w:themeColor="text1"/>
                              <w:sz w:val="24"/>
                              <w:szCs w:val="24"/>
                            </w:rPr>
                            <w:t xml:space="preserve">References removed </w:t>
                          </w:r>
                          <w:r w:rsidRPr="001203A7">
                            <w:rPr>
                              <w:color w:val="000000" w:themeColor="text1"/>
                              <w:sz w:val="24"/>
                              <w:szCs w:val="24"/>
                            </w:rPr>
                            <w:t>(n = 14)</w:t>
                          </w:r>
                          <w:r w:rsidRPr="00FA48A7">
                            <w:rPr>
                              <w:b/>
                              <w:bCs/>
                              <w:color w:val="000000" w:themeColor="text1"/>
                              <w:sz w:val="24"/>
                              <w:szCs w:val="24"/>
                            </w:rPr>
                            <w:t xml:space="preserve">  </w:t>
                          </w:r>
                        </w:p>
                        <w:p w14:paraId="71FA9E10" w14:textId="77777777" w:rsidR="00BE6210" w:rsidRPr="00FA48A7" w:rsidRDefault="00BE6210" w:rsidP="00BE6210">
                          <w:pPr>
                            <w:spacing w:after="0" w:line="240" w:lineRule="auto"/>
                            <w:ind w:left="284"/>
                            <w:rPr>
                              <w:color w:val="000000" w:themeColor="text1"/>
                              <w:sz w:val="24"/>
                              <w:szCs w:val="24"/>
                            </w:rPr>
                          </w:pPr>
                          <w:r w:rsidRPr="00FA48A7">
                            <w:rPr>
                              <w:color w:val="000000" w:themeColor="text1"/>
                              <w:sz w:val="24"/>
                              <w:szCs w:val="24"/>
                            </w:rPr>
                            <w:t xml:space="preserve">Duplicates identified manually (n = </w:t>
                          </w:r>
                          <w:r>
                            <w:rPr>
                              <w:color w:val="000000" w:themeColor="text1"/>
                              <w:sz w:val="24"/>
                              <w:szCs w:val="24"/>
                            </w:rPr>
                            <w:t>8</w:t>
                          </w:r>
                          <w:r w:rsidRPr="00FA48A7">
                            <w:rPr>
                              <w:color w:val="000000" w:themeColor="text1"/>
                              <w:sz w:val="24"/>
                              <w:szCs w:val="24"/>
                            </w:rPr>
                            <w:t>)</w:t>
                          </w:r>
                        </w:p>
                        <w:p w14:paraId="368EC798" w14:textId="77777777" w:rsidR="00BE6210" w:rsidRPr="00FA48A7" w:rsidRDefault="00BE6210" w:rsidP="00BE6210">
                          <w:pPr>
                            <w:spacing w:after="0" w:line="240" w:lineRule="auto"/>
                            <w:ind w:left="284"/>
                            <w:rPr>
                              <w:color w:val="000000" w:themeColor="text1"/>
                              <w:sz w:val="24"/>
                              <w:szCs w:val="24"/>
                            </w:rPr>
                          </w:pPr>
                          <w:r w:rsidRPr="00FA48A7">
                            <w:rPr>
                              <w:color w:val="000000" w:themeColor="text1"/>
                              <w:sz w:val="24"/>
                              <w:szCs w:val="24"/>
                            </w:rPr>
                            <w:t xml:space="preserve">Duplicates identified by Covidence (n = </w:t>
                          </w:r>
                          <w:r>
                            <w:rPr>
                              <w:color w:val="000000" w:themeColor="text1"/>
                              <w:sz w:val="24"/>
                              <w:szCs w:val="24"/>
                            </w:rPr>
                            <w:t>3</w:t>
                          </w:r>
                          <w:r w:rsidRPr="00FA48A7">
                            <w:rPr>
                              <w:color w:val="000000" w:themeColor="text1"/>
                              <w:sz w:val="24"/>
                              <w:szCs w:val="24"/>
                            </w:rPr>
                            <w:t xml:space="preserve">) </w:t>
                          </w:r>
                        </w:p>
                      </w:txbxContent>
                    </v:textbox>
                  </v:roundrect>
                  <v:shape id="Straight Arrow Connector 2028709298" o:spid="_x0000_s1072" type="#_x0000_t32" style="position:absolute;left:16416;top:43304;width:0;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" strokecolor="#0a2f40 [1604]" strokeweight="1.5pt">
                    <v:stroke endarrow="open"/>
                  </v:shape>
                  <v:shape id="Straight Arrow Connector 2091667203" o:spid="_x0000_s1073" type="#_x0000_t32" style="position:absolute;left:30192;top:41088;width:25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" strokecolor="#0a2f40 [1604]" strokeweight="1.5pt">
                    <v:stroke endarrow="open"/>
                  </v:shape>
                  <v:shape id="Straight Arrow Connector 1989682008" o:spid="_x0000_s1074" type="#_x0000_t32" style="position:absolute;left:30278;top:47730;width:25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" strokecolor="#0a2f40 [1604]" strokeweight="1.5pt">
                    <v:stroke endarrow="open"/>
                  </v:shape>
                  <v:group id="Group 30" o:spid="_x0000_s1075" style="position:absolute;top:6820;width:62684;height:62117" coordorigin=",6820" coordsize="62684,6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">
                    <v:group id="Group 29" o:spid="_x0000_s1076" style="position:absolute;left:2587;top:38731;width:60097;height:30206" coordorigin=",-1" coordsize="60096,3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">
                      <v:roundrect id="Rounded Rectangle 11" o:spid="_x0000_s1077" style="position:absolute;width:27622;height:4521;visibility:visible;mso-wrap-style:square;v-text-anchor:middle" arcsize="3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" filled="f" strokecolor="#0a2f40 [1604]" strokeweight="1.5pt">
                        <v:stroke joinstyle="miter"/>
                        <v:textbox>
                          <w:txbxContent>
                            <w:p w14:paraId="1E8BEEC2"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screened </w:t>
                              </w:r>
                              <w:r w:rsidRPr="001203A7">
                                <w:rPr>
                                  <w:color w:val="000000" w:themeColor="text1"/>
                                  <w:sz w:val="24"/>
                                  <w:szCs w:val="24"/>
                                </w:rPr>
                                <w:t>(n = 225)</w:t>
                              </w:r>
                            </w:p>
                          </w:txbxContent>
                        </v:textbox>
                      </v:roundrect>
                      <v:roundrect id="Rounded Rectangle 12" o:spid="_x0000_s1078" style="position:absolute;top:6642;width:27622;height:4521;visibility:visible;mso-wrap-style:square;v-text-anchor:middle" arcsize="2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" filled="f" strokecolor="#0a2f40 [1604]" strokeweight="1.5pt">
                        <v:stroke joinstyle="miter"/>
                        <v:textbox>
                          <w:txbxContent>
                            <w:p w14:paraId="79534876"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sought for retrieval </w:t>
                              </w:r>
                              <w:r w:rsidRPr="000547FC">
                                <w:rPr>
                                  <w:color w:val="000000" w:themeColor="text1"/>
                                  <w:sz w:val="24"/>
                                  <w:szCs w:val="24"/>
                                </w:rPr>
                                <w:t>(n = 45)</w:t>
                              </w:r>
                            </w:p>
                          </w:txbxContent>
                        </v:textbox>
                      </v:roundrect>
                      <v:roundrect id="Rounded Rectangle 15" o:spid="_x0000_s1079" style="position:absolute;left:30192;top:-1;width:29679;height:4520;visibility:visible;mso-wrap-style:square;v-text-anchor:middle" arcsize="3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" filled="f" strokecolor="#0a2f40 [1604]" strokeweight="1.5pt">
                        <v:stroke joinstyle="miter"/>
                        <v:textbox>
                          <w:txbxContent>
                            <w:p w14:paraId="0B0FDBB8"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excluded </w:t>
                              </w:r>
                              <w:r w:rsidRPr="001203A7">
                                <w:rPr>
                                  <w:color w:val="000000" w:themeColor="text1"/>
                                  <w:sz w:val="24"/>
                                  <w:szCs w:val="24"/>
                                </w:rPr>
                                <w:t>(n = 139)</w:t>
                              </w:r>
                            </w:p>
                          </w:txbxContent>
                        </v:textbox>
                      </v:roundrect>
                      <v:roundrect id="Rounded Rectangle 17" o:spid="_x0000_s1080" style="position:absolute;left:30279;top:5919;width:29817;height:15045;visibility:visible;mso-wrap-style:square;v-text-anchor:middle" arcsize="11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" filled="f" strokecolor="#0a2f40 [1604]" strokeweight="1.5pt">
                        <v:stroke joinstyle="miter"/>
                        <v:textbox>
                          <w:txbxContent>
                            <w:p w14:paraId="7A6CD744"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excluded </w:t>
                              </w:r>
                              <w:r w:rsidRPr="00FD3BA5">
                                <w:rPr>
                                  <w:color w:val="000000" w:themeColor="text1"/>
                                  <w:sz w:val="24"/>
                                  <w:szCs w:val="24"/>
                                </w:rPr>
                                <w:t xml:space="preserve">(n = 6)  </w:t>
                              </w:r>
                            </w:p>
                            <w:p w14:paraId="3C8B3919" w14:textId="77777777" w:rsidR="00BE6210" w:rsidRPr="00FA48A7" w:rsidRDefault="00BE6210" w:rsidP="00BE6210">
                              <w:pPr>
                                <w:spacing w:after="0" w:line="240" w:lineRule="auto"/>
                                <w:rPr>
                                  <w:color w:val="000000" w:themeColor="text1"/>
                                  <w:sz w:val="24"/>
                                  <w:szCs w:val="24"/>
                                </w:rPr>
                              </w:pPr>
                            </w:p>
                            <w:p w14:paraId="441A556A" w14:textId="77777777" w:rsidR="00BE6210" w:rsidRDefault="00BE6210" w:rsidP="00BE6210">
                              <w:pPr>
                                <w:shd w:val="clear" w:color="auto" w:fill="FFFFFF" w:themeFill="background1"/>
                                <w:spacing w:after="0" w:line="240" w:lineRule="auto"/>
                                <w:ind w:left="80" w:firstLine="204"/>
                                <w:rPr>
                                  <w:color w:val="000000" w:themeColor="text1"/>
                                  <w:sz w:val="24"/>
                                  <w:szCs w:val="24"/>
                                </w:rPr>
                              </w:pPr>
                              <w:r w:rsidRPr="00FA48A7">
                                <w:rPr>
                                  <w:color w:val="000000" w:themeColor="text1"/>
                                  <w:sz w:val="24"/>
                                  <w:szCs w:val="24"/>
                                </w:rPr>
                                <w:fldChar w:fldCharType="begin"/>
                              </w:r>
                              <w:r w:rsidRPr="00FA48A7">
                                <w:rPr>
                                  <w:color w:val="000000" w:themeColor="text1"/>
                                  <w:sz w:val="24"/>
                                  <w:szCs w:val="24"/>
                                </w:rPr>
                                <w:instrText xml:space="preserve"> MERGEFIELD =exclusion_reason.reason \* MERGEFORMAT </w:instrText>
                              </w:r>
                              <w:r w:rsidRPr="00FA48A7">
                                <w:rPr>
                                  <w:color w:val="000000" w:themeColor="text1"/>
                                  <w:sz w:val="24"/>
                                  <w:szCs w:val="24"/>
                                </w:rPr>
                                <w:fldChar w:fldCharType="separate"/>
                              </w:r>
                              <w:r w:rsidRPr="00FA48A7">
                                <w:rPr>
                                  <w:color w:val="000000" w:themeColor="text1"/>
                                  <w:sz w:val="24"/>
                                  <w:szCs w:val="24"/>
                                </w:rPr>
                                <w:t>Wrong outcomes</w:t>
                              </w:r>
                              <w:r w:rsidRPr="00FA48A7">
                                <w:rPr>
                                  <w:color w:val="000000" w:themeColor="text1"/>
                                  <w:sz w:val="24"/>
                                  <w:szCs w:val="24"/>
                                </w:rPr>
                                <w:fldChar w:fldCharType="end"/>
                              </w:r>
                              <w:r w:rsidRPr="00FA48A7">
                                <w:rPr>
                                  <w:color w:val="000000" w:themeColor="text1"/>
                                  <w:sz w:val="24"/>
                                  <w:szCs w:val="24"/>
                                </w:rPr>
                                <w:t xml:space="preserve"> (n = </w:t>
                              </w:r>
                              <w:r>
                                <w:rPr>
                                  <w:color w:val="000000" w:themeColor="text1"/>
                                  <w:sz w:val="24"/>
                                  <w:szCs w:val="24"/>
                                </w:rPr>
                                <w:t>4</w:t>
                              </w:r>
                              <w:r w:rsidRPr="00FA48A7">
                                <w:rPr>
                                  <w:color w:val="000000" w:themeColor="text1"/>
                                  <w:sz w:val="24"/>
                                  <w:szCs w:val="24"/>
                                </w:rPr>
                                <w:t>)</w:t>
                              </w:r>
                            </w:p>
                            <w:p w14:paraId="414B9B79" w14:textId="77777777" w:rsidR="00BE6210" w:rsidRDefault="00BE6210" w:rsidP="00BE6210">
                              <w:pPr>
                                <w:shd w:val="clear" w:color="auto" w:fill="FFFFFF" w:themeFill="background1"/>
                                <w:spacing w:after="0" w:line="240" w:lineRule="auto"/>
                                <w:ind w:left="80" w:firstLine="204"/>
                                <w:rPr>
                                  <w:color w:val="000000" w:themeColor="text1"/>
                                  <w:sz w:val="24"/>
                                  <w:szCs w:val="24"/>
                                </w:rPr>
                              </w:pPr>
                              <w:r>
                                <w:rPr>
                                  <w:color w:val="000000" w:themeColor="text1"/>
                                  <w:sz w:val="24"/>
                                  <w:szCs w:val="24"/>
                                </w:rPr>
                                <w:t>Wrong population (n=1)</w:t>
                              </w:r>
                            </w:p>
                            <w:p w14:paraId="0C98543E" w14:textId="77777777" w:rsidR="00BE6210" w:rsidRPr="00FA48A7" w:rsidRDefault="00BE6210" w:rsidP="00BE6210">
                              <w:pPr>
                                <w:shd w:val="clear" w:color="auto" w:fill="FFFFFF" w:themeFill="background1"/>
                                <w:spacing w:after="0" w:line="240" w:lineRule="auto"/>
                                <w:ind w:left="80" w:firstLine="204"/>
                                <w:rPr>
                                  <w:b/>
                                  <w:bCs/>
                                  <w:color w:val="000000" w:themeColor="text1"/>
                                  <w:sz w:val="24"/>
                                  <w:szCs w:val="24"/>
                                </w:rPr>
                              </w:pPr>
                              <w:r>
                                <w:rPr>
                                  <w:color w:val="000000" w:themeColor="text1"/>
                                  <w:sz w:val="24"/>
                                  <w:szCs w:val="24"/>
                                </w:rPr>
                                <w:t>Wrong time-period (n=1)</w:t>
                              </w:r>
                              <w:r w:rsidRPr="00FA48A7">
                                <w:rPr>
                                  <w:b/>
                                  <w:bCs/>
                                  <w:color w:val="000000" w:themeColor="text1"/>
                                  <w:sz w:val="24"/>
                                  <w:szCs w:val="24"/>
                                </w:rPr>
                                <w:fldChar w:fldCharType="begin"/>
                              </w:r>
                              <w:r w:rsidRPr="00FA48A7">
                                <w:rPr>
                                  <w:b/>
                                  <w:bCs/>
                                  <w:color w:val="000000" w:themeColor="text1"/>
                                  <w:sz w:val="24"/>
                                  <w:szCs w:val="24"/>
                                </w:rPr>
                                <w:instrText xml:space="preserve"> MERGEFIELD =reason.number_of_citations \* MERGEFORMAT </w:instrText>
                              </w:r>
                              <w:r w:rsidRPr="00FA48A7">
                                <w:rPr>
                                  <w:b/>
                                  <w:bCs/>
                                  <w:color w:val="000000" w:themeColor="text1"/>
                                  <w:sz w:val="24"/>
                                  <w:szCs w:val="24"/>
                                </w:rPr>
                                <w:fldChar w:fldCharType="separate"/>
                              </w:r>
                              <w:r w:rsidRPr="00FA48A7">
                                <w:rPr>
                                  <w:b/>
                                  <w:bCs/>
                                  <w:color w:val="000000" w:themeColor="text1"/>
                                  <w:sz w:val="24"/>
                                  <w:szCs w:val="24"/>
                                </w:rPr>
                                <w:fldChar w:fldCharType="end"/>
                              </w:r>
                            </w:p>
                            <w:p w14:paraId="4AE4757C" w14:textId="77777777" w:rsidR="00BE6210" w:rsidRPr="00FA48A7" w:rsidRDefault="00BE6210" w:rsidP="00BE6210">
                              <w:pPr>
                                <w:shd w:val="clear" w:color="auto" w:fill="FFFFFF" w:themeFill="background1"/>
                                <w:spacing w:after="0" w:line="240" w:lineRule="auto"/>
                                <w:ind w:left="80" w:firstLine="204"/>
                                <w:rPr>
                                  <w:b/>
                                  <w:bCs/>
                                  <w:color w:val="000000" w:themeColor="text1"/>
                                  <w:sz w:val="24"/>
                                  <w:szCs w:val="24"/>
                                </w:rPr>
                              </w:pPr>
                            </w:p>
                          </w:txbxContent>
                        </v:textbox>
                      </v:roundrect>
                      <v:roundrect id="Rounded Rectangle 18" o:spid="_x0000_s1081" style="position:absolute;left:612;top:25683;width:27622;height:4521;visibility:visible;mso-wrap-style:square;v-text-anchor:middle" arcsize="33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" filled="f" strokecolor="#0a2f40 [1604]" strokeweight="1.5pt">
                        <v:stroke joinstyle="miter"/>
                        <v:textbox>
                          <w:txbxContent>
                            <w:p w14:paraId="397C0145" w14:textId="77777777" w:rsidR="00BE6210" w:rsidRPr="00FA48A7" w:rsidRDefault="00BE6210" w:rsidP="00BE6210">
                              <w:pPr>
                                <w:spacing w:after="0" w:line="240" w:lineRule="auto"/>
                                <w:rPr>
                                  <w:b/>
                                  <w:bCs/>
                                  <w:color w:val="000000" w:themeColor="text1"/>
                                  <w:sz w:val="24"/>
                                  <w:szCs w:val="24"/>
                                </w:rPr>
                              </w:pPr>
                              <w:r w:rsidRPr="00FA48A7">
                                <w:rPr>
                                  <w:color w:val="000000" w:themeColor="text1"/>
                                  <w:sz w:val="24"/>
                                  <w:szCs w:val="24"/>
                                </w:rPr>
                                <w:t xml:space="preserve">Studies included in review </w:t>
                              </w:r>
                              <w:r w:rsidRPr="000547FC">
                                <w:rPr>
                                  <w:color w:val="000000" w:themeColor="text1"/>
                                  <w:sz w:val="24"/>
                                  <w:szCs w:val="24"/>
                                </w:rPr>
                                <w:t>(n = 39)</w:t>
                              </w:r>
                              <w:r w:rsidRPr="00FA48A7">
                                <w:rPr>
                                  <w:b/>
                                  <w:bCs/>
                                  <w:color w:val="000000" w:themeColor="text1"/>
                                  <w:sz w:val="24"/>
                                  <w:szCs w:val="24"/>
                                </w:rPr>
                                <w:t xml:space="preserve">    </w:t>
                              </w:r>
                            </w:p>
                          </w:txbxContent>
                        </v:textbox>
                      </v:roundrect>
                      <v:shape id="Straight Arrow Connector 338900015" o:spid="_x0000_s1082" type="#_x0000_t32" style="position:absolute;left:13785;top:11161;width:24;height:141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" strokecolor="#0a2f40 [1604]" strokeweight="1.5pt">
                        <v:stroke endarrow="open"/>
                      </v:shape>
                    </v:group>
                    <v:group id="Group 28" o:spid="_x0000_s1083" style="position:absolute;top:6820;width:62459;height:31535" coordorigin=",6820" coordsize="62459,3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">
                      <v:roundrect id="Rounded Rectangle 8" o:spid="_x0000_s1084" style="position:absolute;left:30192;top:6820;width:32267;height:8921;visibility:visible;mso-wrap-style:square;v-text-anchor:middle" arcsize="11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" filled="f" strokecolor="#0a2f40 [1604]" strokeweight="1.5pt">
                        <v:stroke joinstyle="miter"/>
                        <v:textbox>
                          <w:txbxContent>
                            <w:p w14:paraId="65498B22" w14:textId="77777777" w:rsidR="00BE6210" w:rsidRPr="00963E8A" w:rsidRDefault="00BE6210" w:rsidP="00BE6210">
                              <w:pPr>
                                <w:spacing w:after="0" w:line="240" w:lineRule="auto"/>
                                <w:rPr>
                                  <w:color w:val="000000" w:themeColor="text1"/>
                                  <w:sz w:val="24"/>
                                  <w:szCs w:val="24"/>
                                </w:rPr>
                              </w:pPr>
                              <w:r w:rsidRPr="00963E8A">
                                <w:rPr>
                                  <w:color w:val="000000" w:themeColor="text1"/>
                                  <w:sz w:val="24"/>
                                  <w:szCs w:val="24"/>
                                </w:rPr>
                                <w:t xml:space="preserve">References from other sources (n = 17)  </w:t>
                              </w:r>
                            </w:p>
                            <w:p w14:paraId="516B73BD" w14:textId="77777777" w:rsidR="00BE6210" w:rsidRPr="00963E8A" w:rsidRDefault="00BE6210" w:rsidP="00BE6210">
                              <w:pPr>
                                <w:spacing w:after="0" w:line="240" w:lineRule="auto"/>
                                <w:ind w:left="284"/>
                                <w:rPr>
                                  <w:color w:val="000000" w:themeColor="text1"/>
                                  <w:sz w:val="24"/>
                                  <w:szCs w:val="24"/>
                                </w:rPr>
                              </w:pPr>
                              <w:r w:rsidRPr="00963E8A">
                                <w:rPr>
                                  <w:color w:val="000000" w:themeColor="text1"/>
                                  <w:sz w:val="24"/>
                                  <w:szCs w:val="24"/>
                                </w:rPr>
                                <w:t>Citation searching (n = 5)</w:t>
                              </w:r>
                            </w:p>
                            <w:p w14:paraId="2243F214" w14:textId="77777777" w:rsidR="00BE6210" w:rsidRPr="00963E8A" w:rsidRDefault="00BE6210" w:rsidP="00BE6210">
                              <w:pPr>
                                <w:spacing w:after="0" w:line="240" w:lineRule="auto"/>
                                <w:ind w:left="284"/>
                                <w:rPr>
                                  <w:color w:val="000000" w:themeColor="text1"/>
                                  <w:sz w:val="24"/>
                                  <w:szCs w:val="24"/>
                                </w:rPr>
                              </w:pPr>
                              <w:r w:rsidRPr="00963E8A">
                                <w:rPr>
                                  <w:color w:val="000000" w:themeColor="text1"/>
                                  <w:sz w:val="24"/>
                                  <w:szCs w:val="24"/>
                                </w:rPr>
                                <w:t xml:space="preserve">Grey literature (n = 12) </w:t>
                              </w:r>
                            </w:p>
                          </w:txbxContent>
                        </v:textbox>
                      </v:roundrect>
                      <v:shape id="Straight Arrow Connector 1722946171" o:spid="_x0000_s1085" type="#_x0000_t32" style="position:absolute;left:16439;top:15831;width:13;height:22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" strokecolor="#0a2f40 [1604]" strokeweight="1.5pt">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 o:spid="_x0000_s1086" type="#_x0000_t34" style="position:absolute;left:16349;top:15831;width:30239;height:401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" adj="21619" strokecolor="#0a2f40 [1604]" strokeweight="1.5pt"/>
                      <v:shape id="Straight Arrow Connector 337839985" o:spid="_x0000_s1087" type="#_x0000_t32" style="position:absolute;left:16435;top:26727;width:163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" strokecolor="#0a2f40 [1604]" strokeweight="1.5pt">
                        <v:stroke endarrow="open"/>
                      </v:shape>
                      <v:roundrect id="Rounded Rectangle 3" o:spid="_x0000_s1088" style="position:absolute;top:6820;width:27622;height:8994;visibility:visible;mso-wrap-style:square;v-text-anchor:middle" arcsize="10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" filled="f" strokecolor="#0a2f40 [1604]" strokeweight="1.5pt">
                        <v:stroke joinstyle="miter"/>
                        <v:textbox>
                          <w:txbxContent>
                            <w:p w14:paraId="23AAA9A2" w14:textId="77777777" w:rsidR="00BE6210" w:rsidRPr="00FA48A7" w:rsidRDefault="00BE6210" w:rsidP="00BE6210">
                              <w:pPr>
                                <w:spacing w:after="0" w:line="240" w:lineRule="auto"/>
                                <w:rPr>
                                  <w:color w:val="000000" w:themeColor="text1"/>
                                  <w:sz w:val="24"/>
                                  <w:szCs w:val="24"/>
                                </w:rPr>
                              </w:pPr>
                              <w:r w:rsidRPr="00FA48A7">
                                <w:rPr>
                                  <w:color w:val="000000" w:themeColor="text1"/>
                                  <w:sz w:val="24"/>
                                  <w:szCs w:val="24"/>
                                </w:rPr>
                                <w:t xml:space="preserve">Studies from databases/registers </w:t>
                              </w:r>
                              <w:r w:rsidRPr="001203A7">
                                <w:rPr>
                                  <w:color w:val="000000" w:themeColor="text1"/>
                                  <w:sz w:val="24"/>
                                  <w:szCs w:val="24"/>
                                </w:rPr>
                                <w:t>(n = 2</w:t>
                              </w:r>
                              <w:r>
                                <w:rPr>
                                  <w:color w:val="000000" w:themeColor="text1"/>
                                  <w:sz w:val="24"/>
                                  <w:szCs w:val="24"/>
                                </w:rPr>
                                <w:t>39</w:t>
                              </w:r>
                              <w:r w:rsidRPr="001203A7">
                                <w:rPr>
                                  <w:color w:val="000000" w:themeColor="text1"/>
                                  <w:sz w:val="24"/>
                                  <w:szCs w:val="24"/>
                                </w:rPr>
                                <w:t>)</w:t>
                              </w:r>
                            </w:p>
                            <w:p w14:paraId="653A6073" w14:textId="77777777" w:rsidR="00BE6210" w:rsidRPr="003D2EDE" w:rsidRDefault="00BE6210" w:rsidP="00BE6210">
                              <w:pPr>
                                <w:spacing w:after="0" w:line="240" w:lineRule="auto"/>
                                <w:ind w:firstLine="284"/>
                                <w:rPr>
                                  <w:color w:val="000000" w:themeColor="text1"/>
                                  <w:sz w:val="24"/>
                                  <w:szCs w:val="24"/>
                                </w:rPr>
                              </w:pPr>
                              <w:r w:rsidRPr="00FA48A7">
                                <w:rPr>
                                  <w:color w:val="000000" w:themeColor="text1"/>
                                  <w:sz w:val="24"/>
                                  <w:szCs w:val="24"/>
                                </w:rPr>
                                <w:t xml:space="preserve">PubMed (n = </w:t>
                              </w:r>
                              <w:r>
                                <w:rPr>
                                  <w:color w:val="000000" w:themeColor="text1"/>
                                  <w:sz w:val="24"/>
                                  <w:szCs w:val="24"/>
                                </w:rPr>
                                <w:t>239</w:t>
                              </w:r>
                              <w:r w:rsidRPr="00FA48A7">
                                <w:rPr>
                                  <w:color w:val="000000" w:themeColor="text1"/>
                                  <w:sz w:val="24"/>
                                  <w:szCs w:val="24"/>
                                </w:rPr>
                                <w:t>)</w:t>
                              </w:r>
                            </w:p>
                          </w:txbxContent>
                        </v:textbox>
                      </v:roundrect>
                    </v:group>
                  </v:group>
                </v:group>
                <w10:wrap anchorx="margin"/>
              </v:group>
            </w:pict>
          </mc:Fallback>
        </mc:AlternateContent>
      </w:r>
    </w:p>
    <w:p w14:paraId="4F7DD15E" w14:textId="77777777" w:rsidR="00BE6210" w:rsidRPr="00317A34" w:rsidRDefault="00BE6210" w:rsidP="00BE6210">
      <w:pPr>
        <w:spacing w:after="0" w:line="480" w:lineRule="auto"/>
        <w:rPr>
          <w:rFonts w:ascii="Abadi ExtraLight" w:hAnsi="Abadi ExtraLight"/>
          <w:b/>
          <w:bCs/>
        </w:rPr>
      </w:pPr>
    </w:p>
    <w:p w14:paraId="28D5D9C4" w14:textId="77777777" w:rsidR="00BE6210" w:rsidRPr="00317A34" w:rsidRDefault="00BE6210" w:rsidP="00BE6210">
      <w:pPr>
        <w:spacing w:after="0" w:line="480" w:lineRule="auto"/>
        <w:rPr>
          <w:rFonts w:ascii="Abadi ExtraLight" w:hAnsi="Abadi ExtraLight"/>
          <w:b/>
          <w:bCs/>
        </w:rPr>
      </w:pPr>
    </w:p>
    <w:p w14:paraId="2F100D25" w14:textId="77777777" w:rsidR="00BE6210" w:rsidRPr="00317A34" w:rsidRDefault="00BE6210" w:rsidP="00BE6210">
      <w:pPr>
        <w:spacing w:after="0" w:line="480" w:lineRule="auto"/>
        <w:rPr>
          <w:rFonts w:ascii="Abadi ExtraLight" w:hAnsi="Abadi ExtraLight"/>
          <w:b/>
          <w:bCs/>
        </w:rPr>
      </w:pPr>
    </w:p>
    <w:p w14:paraId="15D50F39" w14:textId="77777777" w:rsidR="00BE6210" w:rsidRPr="00317A34" w:rsidRDefault="00BE6210" w:rsidP="00BE6210">
      <w:pPr>
        <w:spacing w:after="0" w:line="480" w:lineRule="auto"/>
        <w:rPr>
          <w:rFonts w:ascii="Abadi ExtraLight" w:hAnsi="Abadi ExtraLight"/>
          <w:b/>
          <w:bCs/>
        </w:rPr>
      </w:pPr>
    </w:p>
    <w:p w14:paraId="29B5BBD3" w14:textId="77777777" w:rsidR="00BE6210" w:rsidRPr="00317A34" w:rsidRDefault="00BE6210" w:rsidP="00BE6210">
      <w:pPr>
        <w:spacing w:after="0" w:line="480" w:lineRule="auto"/>
        <w:rPr>
          <w:rFonts w:ascii="Abadi ExtraLight" w:hAnsi="Abadi ExtraLight"/>
          <w:b/>
          <w:bCs/>
        </w:rPr>
      </w:pPr>
    </w:p>
    <w:p w14:paraId="3BF35762" w14:textId="77777777" w:rsidR="00BE6210" w:rsidRPr="00317A34" w:rsidRDefault="00BE6210" w:rsidP="00BE6210">
      <w:pPr>
        <w:spacing w:after="0" w:line="480" w:lineRule="auto"/>
        <w:rPr>
          <w:rFonts w:ascii="Abadi ExtraLight" w:hAnsi="Abadi ExtraLight"/>
          <w:b/>
          <w:bCs/>
        </w:rPr>
      </w:pPr>
    </w:p>
    <w:p w14:paraId="016C1A41" w14:textId="77777777" w:rsidR="00BE6210" w:rsidRPr="00317A34" w:rsidRDefault="00BE6210" w:rsidP="00BE6210">
      <w:pPr>
        <w:spacing w:after="0" w:line="480" w:lineRule="auto"/>
        <w:rPr>
          <w:rFonts w:ascii="Abadi ExtraLight" w:hAnsi="Abadi ExtraLight"/>
          <w:b/>
          <w:bCs/>
        </w:rPr>
      </w:pPr>
    </w:p>
    <w:p w14:paraId="2B37E650" w14:textId="77777777" w:rsidR="00BE6210" w:rsidRPr="00317A34" w:rsidRDefault="00BE6210" w:rsidP="00BE6210">
      <w:pPr>
        <w:spacing w:after="0" w:line="480" w:lineRule="auto"/>
        <w:rPr>
          <w:rFonts w:ascii="Abadi ExtraLight" w:hAnsi="Abadi ExtraLight"/>
          <w:b/>
          <w:bCs/>
        </w:rPr>
      </w:pPr>
    </w:p>
    <w:p w14:paraId="1A8B5578" w14:textId="77777777" w:rsidR="00BE6210" w:rsidRPr="00317A34" w:rsidRDefault="00BE6210" w:rsidP="00BE6210">
      <w:pPr>
        <w:spacing w:after="0" w:line="480" w:lineRule="auto"/>
        <w:rPr>
          <w:rFonts w:ascii="Abadi ExtraLight" w:hAnsi="Abadi ExtraLight"/>
          <w:b/>
          <w:bCs/>
        </w:rPr>
      </w:pPr>
    </w:p>
    <w:p w14:paraId="6E5AA9BB" w14:textId="77777777" w:rsidR="00BE6210" w:rsidRPr="00317A34" w:rsidRDefault="00BE6210" w:rsidP="00BE6210">
      <w:pPr>
        <w:spacing w:after="0" w:line="480" w:lineRule="auto"/>
        <w:rPr>
          <w:rFonts w:ascii="Abadi ExtraLight" w:hAnsi="Abadi ExtraLight"/>
          <w:b/>
          <w:bCs/>
        </w:rPr>
      </w:pPr>
    </w:p>
    <w:p w14:paraId="272E57EB" w14:textId="77777777" w:rsidR="00BE6210" w:rsidRPr="00317A34" w:rsidRDefault="00BE6210" w:rsidP="00BE6210">
      <w:pPr>
        <w:spacing w:after="0" w:line="480" w:lineRule="auto"/>
        <w:rPr>
          <w:rFonts w:ascii="Abadi ExtraLight" w:hAnsi="Abadi ExtraLight"/>
          <w:b/>
          <w:bCs/>
        </w:rPr>
      </w:pPr>
    </w:p>
    <w:p w14:paraId="37EFA0AC" w14:textId="77777777" w:rsidR="00BE6210" w:rsidRPr="00317A34" w:rsidRDefault="00BE6210" w:rsidP="00BE6210">
      <w:pPr>
        <w:spacing w:after="0" w:line="480" w:lineRule="auto"/>
        <w:rPr>
          <w:rFonts w:ascii="Abadi ExtraLight" w:hAnsi="Abadi ExtraLight"/>
          <w:b/>
          <w:bCs/>
        </w:rPr>
      </w:pPr>
    </w:p>
    <w:p w14:paraId="7EF3B934" w14:textId="77777777" w:rsidR="00BE6210" w:rsidRPr="00317A34" w:rsidRDefault="00BE6210" w:rsidP="00BE6210">
      <w:pPr>
        <w:spacing w:after="0" w:line="480" w:lineRule="auto"/>
        <w:rPr>
          <w:rFonts w:ascii="Abadi ExtraLight" w:hAnsi="Abadi ExtraLight"/>
          <w:b/>
          <w:bCs/>
        </w:rPr>
      </w:pPr>
    </w:p>
    <w:p w14:paraId="6714EE1C" w14:textId="77777777" w:rsidR="00BE6210" w:rsidRPr="00317A34" w:rsidRDefault="00BE6210" w:rsidP="00BE6210">
      <w:pPr>
        <w:spacing w:after="0" w:line="480" w:lineRule="auto"/>
        <w:rPr>
          <w:rFonts w:ascii="Abadi ExtraLight" w:hAnsi="Abadi ExtraLight"/>
          <w:b/>
          <w:bCs/>
        </w:rPr>
      </w:pPr>
    </w:p>
    <w:p w14:paraId="28FF8981" w14:textId="77777777" w:rsidR="00BE6210" w:rsidRPr="00317A34" w:rsidRDefault="00BE6210" w:rsidP="00BE6210">
      <w:pPr>
        <w:spacing w:after="0" w:line="480" w:lineRule="auto"/>
        <w:rPr>
          <w:rFonts w:ascii="Abadi ExtraLight" w:hAnsi="Abadi ExtraLight"/>
          <w:b/>
          <w:bCs/>
        </w:rPr>
      </w:pPr>
    </w:p>
    <w:p w14:paraId="6E4AF1D4" w14:textId="77777777" w:rsidR="00BE6210" w:rsidRPr="00317A34" w:rsidRDefault="00BE6210" w:rsidP="00BE6210">
      <w:pPr>
        <w:spacing w:after="0" w:line="480" w:lineRule="auto"/>
        <w:rPr>
          <w:rFonts w:ascii="Abadi ExtraLight" w:hAnsi="Abadi ExtraLight"/>
          <w:b/>
          <w:bCs/>
        </w:rPr>
      </w:pPr>
    </w:p>
    <w:p w14:paraId="4C2C354C" w14:textId="77777777" w:rsidR="00BE6210" w:rsidRDefault="00BE6210" w:rsidP="00BE6210">
      <w:pPr>
        <w:spacing w:after="0" w:line="480" w:lineRule="auto"/>
        <w:rPr>
          <w:rFonts w:ascii="Abadi ExtraLight" w:hAnsi="Abadi ExtraLight"/>
          <w:b/>
          <w:bCs/>
        </w:rPr>
      </w:pPr>
    </w:p>
    <w:p w14:paraId="0E69048A" w14:textId="77777777" w:rsidR="00817333" w:rsidRDefault="00817333" w:rsidP="00BE6210">
      <w:pPr>
        <w:spacing w:after="0" w:line="480" w:lineRule="auto"/>
        <w:rPr>
          <w:rFonts w:ascii="Abadi ExtraLight" w:hAnsi="Abadi ExtraLight"/>
          <w:b/>
          <w:bCs/>
        </w:rPr>
      </w:pPr>
    </w:p>
    <w:p w14:paraId="3F3231EC" w14:textId="77777777" w:rsidR="00817333" w:rsidRPr="00317A34" w:rsidRDefault="00817333" w:rsidP="00BE6210">
      <w:pPr>
        <w:spacing w:after="0" w:line="480" w:lineRule="auto"/>
        <w:rPr>
          <w:rFonts w:ascii="Abadi ExtraLight" w:hAnsi="Abadi ExtraLight"/>
          <w:b/>
          <w:bCs/>
        </w:rPr>
      </w:pPr>
    </w:p>
    <w:p w14:paraId="57057202" w14:textId="77777777" w:rsidR="00BE6210" w:rsidRPr="00317A34" w:rsidRDefault="00BE6210" w:rsidP="00BE6210">
      <w:pPr>
        <w:spacing w:after="0" w:line="480" w:lineRule="auto"/>
        <w:rPr>
          <w:rFonts w:ascii="Abadi ExtraLight" w:hAnsi="Abadi ExtraLight"/>
          <w:b/>
          <w:bCs/>
        </w:rPr>
      </w:pPr>
    </w:p>
    <w:p w14:paraId="0B7BE76C" w14:textId="77777777" w:rsidR="00BE6210" w:rsidRPr="00317A34" w:rsidRDefault="00BE6210" w:rsidP="00BE6210">
      <w:pPr>
        <w:rPr>
          <w:rFonts w:ascii="Abadi ExtraLight" w:hAnsi="Abadi ExtraLight"/>
          <w:b/>
          <w:bCs/>
        </w:rPr>
      </w:pPr>
    </w:p>
    <w:p w14:paraId="06F3A8EC" w14:textId="3785BA85" w:rsidR="00BE6210" w:rsidRPr="00317A34" w:rsidRDefault="00BE6210" w:rsidP="00BE6210">
      <w:pPr>
        <w:rPr>
          <w:rFonts w:ascii="Abadi ExtraLight" w:hAnsi="Abadi ExtraLight"/>
          <w:b/>
          <w:bCs/>
        </w:rPr>
        <w:sectPr w:rsidR="00BE6210" w:rsidRPr="00317A34" w:rsidSect="00BE6210">
          <w:pgSz w:w="11906" w:h="16838"/>
          <w:pgMar w:top="1440" w:right="1440" w:bottom="1440" w:left="1440" w:header="709" w:footer="709" w:gutter="0"/>
          <w:cols w:space="708"/>
          <w:docGrid w:linePitch="360"/>
        </w:sectPr>
      </w:pPr>
      <w:r w:rsidRPr="00317A34">
        <w:rPr>
          <w:rFonts w:ascii="Abadi ExtraLight" w:hAnsi="Abadi ExtraLight"/>
          <w:b/>
          <w:bCs/>
        </w:rPr>
        <w:t xml:space="preserve">eSupplementary Figure 1. </w:t>
      </w:r>
      <w:r w:rsidRPr="00317A34">
        <w:rPr>
          <w:rFonts w:ascii="Abadi ExtraLight" w:hAnsi="Abadi ExtraLight"/>
        </w:rPr>
        <w:t>Flow diagram</w:t>
      </w:r>
    </w:p>
    <w:p w14:paraId="6587927D" w14:textId="1D8E83BA" w:rsidR="0041576F" w:rsidRPr="00317A34" w:rsidRDefault="0041576F" w:rsidP="006F5F53">
      <w:pPr>
        <w:spacing w:after="0" w:line="480" w:lineRule="auto"/>
        <w:rPr>
          <w:rFonts w:ascii="Abadi ExtraLight" w:hAnsi="Abadi ExtraLight" w:cs="Arial"/>
          <w:b/>
          <w:bCs/>
          <w:sz w:val="24"/>
          <w:szCs w:val="24"/>
        </w:rPr>
      </w:pPr>
      <w:r w:rsidRPr="00317A34">
        <w:rPr>
          <w:rFonts w:ascii="Abadi ExtraLight" w:hAnsi="Abadi ExtraLight" w:cs="Arial"/>
          <w:b/>
          <w:bCs/>
          <w:sz w:val="24"/>
          <w:szCs w:val="24"/>
        </w:rPr>
        <w:lastRenderedPageBreak/>
        <w:t xml:space="preserve">eSupplementary Table 1. </w:t>
      </w:r>
      <w:r w:rsidRPr="00317A34">
        <w:rPr>
          <w:rFonts w:ascii="Abadi ExtraLight" w:hAnsi="Abadi ExtraLight" w:cs="Arial"/>
          <w:sz w:val="24"/>
          <w:szCs w:val="24"/>
        </w:rPr>
        <w:t>Search strategy</w:t>
      </w:r>
      <w:r w:rsidRPr="00317A34">
        <w:rPr>
          <w:rFonts w:ascii="Abadi ExtraLight" w:hAnsi="Abadi ExtraLight" w:cs="Arial"/>
          <w:b/>
          <w:bCs/>
          <w:sz w:val="24"/>
          <w:szCs w:val="24"/>
        </w:rPr>
        <w:t xml:space="preserve"> </w:t>
      </w:r>
    </w:p>
    <w:tbl>
      <w:tblPr>
        <w:tblW w:w="15028" w:type="dxa"/>
        <w:tblBorders>
          <w:top w:val="single" w:sz="8" w:space="0" w:color="000000"/>
        </w:tblBorders>
        <w:shd w:val="clear" w:color="000000" w:fill="FFFFFF" w:themeFill="background1"/>
        <w:tblLook w:val="04A0" w:firstRow="1" w:lastRow="0" w:firstColumn="1" w:lastColumn="0" w:noHBand="0" w:noVBand="1"/>
      </w:tblPr>
      <w:tblGrid>
        <w:gridCol w:w="10206"/>
        <w:gridCol w:w="2741"/>
        <w:gridCol w:w="2081"/>
      </w:tblGrid>
      <w:tr w:rsidR="00E17339" w:rsidRPr="00317A34" w14:paraId="68E669BA" w14:textId="77777777" w:rsidTr="0041576F">
        <w:trPr>
          <w:trHeight w:val="313"/>
        </w:trPr>
        <w:tc>
          <w:tcPr>
            <w:tcW w:w="10206" w:type="dxa"/>
            <w:tcBorders>
              <w:top w:val="single" w:sz="8" w:space="0" w:color="000000"/>
              <w:bottom w:val="single" w:sz="4" w:space="0" w:color="auto"/>
            </w:tcBorders>
            <w:shd w:val="clear" w:color="000000" w:fill="FFFFFF" w:themeFill="background1"/>
            <w:vAlign w:val="center"/>
            <w:hideMark/>
          </w:tcPr>
          <w:p w14:paraId="1D0BB1AF" w14:textId="77777777" w:rsidR="0041576F" w:rsidRPr="00317A34" w:rsidRDefault="0041576F" w:rsidP="006F5F53">
            <w:pPr>
              <w:spacing w:after="0" w:line="240" w:lineRule="auto"/>
              <w:rPr>
                <w:rFonts w:ascii="Abadi ExtraLight" w:eastAsia="Times New Roman" w:hAnsi="Abadi ExtraLight" w:cs="Arial"/>
                <w:b/>
                <w:bCs/>
                <w:color w:val="000000" w:themeColor="text1"/>
                <w:kern w:val="0"/>
                <w:sz w:val="24"/>
                <w:szCs w:val="24"/>
                <w14:ligatures w14:val="none"/>
              </w:rPr>
            </w:pPr>
            <w:r w:rsidRPr="00317A34">
              <w:rPr>
                <w:rFonts w:ascii="Abadi ExtraLight" w:eastAsia="Times New Roman" w:hAnsi="Abadi ExtraLight" w:cs="Arial"/>
                <w:b/>
                <w:bCs/>
                <w:color w:val="000000" w:themeColor="text1"/>
                <w:kern w:val="0"/>
                <w:sz w:val="24"/>
                <w:szCs w:val="24"/>
                <w14:ligatures w14:val="none"/>
              </w:rPr>
              <w:t>Concept 1: modelling</w:t>
            </w:r>
          </w:p>
        </w:tc>
        <w:tc>
          <w:tcPr>
            <w:tcW w:w="2741" w:type="dxa"/>
            <w:tcBorders>
              <w:top w:val="single" w:sz="8" w:space="0" w:color="000000"/>
              <w:bottom w:val="single" w:sz="4" w:space="0" w:color="auto"/>
            </w:tcBorders>
            <w:shd w:val="clear" w:color="000000" w:fill="FFFFFF" w:themeFill="background1"/>
            <w:vAlign w:val="center"/>
            <w:hideMark/>
          </w:tcPr>
          <w:p w14:paraId="64AC4C1B" w14:textId="77777777" w:rsidR="0041576F" w:rsidRPr="00317A34" w:rsidRDefault="0041576F" w:rsidP="006F5F53">
            <w:pPr>
              <w:spacing w:after="0" w:line="240" w:lineRule="auto"/>
              <w:rPr>
                <w:rFonts w:ascii="Abadi ExtraLight" w:eastAsia="Times New Roman" w:hAnsi="Abadi ExtraLight" w:cs="Arial"/>
                <w:b/>
                <w:bCs/>
                <w:color w:val="000000" w:themeColor="text1"/>
                <w:kern w:val="0"/>
                <w:sz w:val="24"/>
                <w:szCs w:val="24"/>
                <w14:ligatures w14:val="none"/>
              </w:rPr>
            </w:pPr>
            <w:r w:rsidRPr="00317A34">
              <w:rPr>
                <w:rFonts w:ascii="Abadi ExtraLight" w:eastAsia="Times New Roman" w:hAnsi="Abadi ExtraLight" w:cs="Arial"/>
                <w:b/>
                <w:bCs/>
                <w:color w:val="000000" w:themeColor="text1"/>
                <w:kern w:val="0"/>
                <w:sz w:val="24"/>
                <w:szCs w:val="24"/>
                <w14:ligatures w14:val="none"/>
              </w:rPr>
              <w:t>Concept 2: blood pressure</w:t>
            </w:r>
          </w:p>
        </w:tc>
        <w:tc>
          <w:tcPr>
            <w:tcW w:w="2081" w:type="dxa"/>
            <w:tcBorders>
              <w:top w:val="single" w:sz="8" w:space="0" w:color="000000"/>
              <w:bottom w:val="single" w:sz="4" w:space="0" w:color="auto"/>
            </w:tcBorders>
            <w:shd w:val="clear" w:color="000000" w:fill="FFFFFF" w:themeFill="background1"/>
            <w:vAlign w:val="center"/>
            <w:hideMark/>
          </w:tcPr>
          <w:p w14:paraId="40F0973A" w14:textId="77777777" w:rsidR="0041576F" w:rsidRPr="00317A34" w:rsidRDefault="0041576F" w:rsidP="006F5F53">
            <w:pPr>
              <w:spacing w:after="0" w:line="240" w:lineRule="auto"/>
              <w:rPr>
                <w:rFonts w:ascii="Abadi ExtraLight" w:eastAsia="Times New Roman" w:hAnsi="Abadi ExtraLight" w:cs="Arial"/>
                <w:b/>
                <w:bCs/>
                <w:color w:val="000000" w:themeColor="text1"/>
                <w:kern w:val="0"/>
                <w:sz w:val="24"/>
                <w:szCs w:val="24"/>
                <w14:ligatures w14:val="none"/>
              </w:rPr>
            </w:pPr>
            <w:r w:rsidRPr="00317A34">
              <w:rPr>
                <w:rFonts w:ascii="Abadi ExtraLight" w:eastAsia="Times New Roman" w:hAnsi="Abadi ExtraLight" w:cs="Arial"/>
                <w:b/>
                <w:bCs/>
                <w:color w:val="000000" w:themeColor="text1"/>
                <w:kern w:val="0"/>
                <w:sz w:val="24"/>
                <w:szCs w:val="24"/>
                <w14:ligatures w14:val="none"/>
              </w:rPr>
              <w:t>Restrictions</w:t>
            </w:r>
          </w:p>
        </w:tc>
      </w:tr>
      <w:tr w:rsidR="00E17339" w:rsidRPr="00317A34" w14:paraId="531928BD" w14:textId="77777777" w:rsidTr="007E6E54">
        <w:trPr>
          <w:trHeight w:val="313"/>
        </w:trPr>
        <w:tc>
          <w:tcPr>
            <w:tcW w:w="10206" w:type="dxa"/>
            <w:tcBorders>
              <w:top w:val="single" w:sz="4" w:space="0" w:color="auto"/>
              <w:bottom w:val="nil"/>
            </w:tcBorders>
            <w:shd w:val="clear" w:color="000000" w:fill="FFFFFF" w:themeFill="background1"/>
            <w:vAlign w:val="center"/>
            <w:hideMark/>
          </w:tcPr>
          <w:p w14:paraId="6A7306B8" w14:textId="77777777" w:rsidR="0041576F" w:rsidRPr="00317A34" w:rsidRDefault="0041576F" w:rsidP="006F5F53">
            <w:pPr>
              <w:spacing w:after="0" w:line="240" w:lineRule="auto"/>
              <w:rPr>
                <w:rFonts w:ascii="Abadi ExtraLight" w:eastAsia="Times New Roman" w:hAnsi="Abadi ExtraLight" w:cs="Arial"/>
                <w:i/>
                <w:iCs/>
                <w:color w:val="000000" w:themeColor="text1"/>
                <w:kern w:val="0"/>
                <w:sz w:val="24"/>
                <w:szCs w:val="24"/>
                <w14:ligatures w14:val="none"/>
              </w:rPr>
            </w:pPr>
            <w:r w:rsidRPr="00317A34">
              <w:rPr>
                <w:rFonts w:ascii="Abadi ExtraLight" w:eastAsia="Times New Roman" w:hAnsi="Abadi ExtraLight" w:cs="Arial"/>
                <w:i/>
                <w:iCs/>
                <w:color w:val="000000" w:themeColor="text1"/>
                <w:kern w:val="0"/>
                <w:sz w:val="24"/>
                <w:szCs w:val="24"/>
                <w14:ligatures w14:val="none"/>
              </w:rPr>
              <w:t>PubMed</w:t>
            </w:r>
          </w:p>
        </w:tc>
        <w:tc>
          <w:tcPr>
            <w:tcW w:w="2741" w:type="dxa"/>
            <w:tcBorders>
              <w:top w:val="single" w:sz="4" w:space="0" w:color="auto"/>
              <w:bottom w:val="nil"/>
            </w:tcBorders>
            <w:shd w:val="clear" w:color="000000" w:fill="FFFFFF" w:themeFill="background1"/>
            <w:vAlign w:val="center"/>
            <w:hideMark/>
          </w:tcPr>
          <w:p w14:paraId="59D5AE3D"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 </w:t>
            </w:r>
          </w:p>
        </w:tc>
        <w:tc>
          <w:tcPr>
            <w:tcW w:w="2081" w:type="dxa"/>
            <w:tcBorders>
              <w:top w:val="single" w:sz="4" w:space="0" w:color="auto"/>
              <w:bottom w:val="nil"/>
            </w:tcBorders>
            <w:shd w:val="clear" w:color="000000" w:fill="FFFFFF" w:themeFill="background1"/>
            <w:vAlign w:val="center"/>
            <w:hideMark/>
          </w:tcPr>
          <w:p w14:paraId="758A3B7D"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 </w:t>
            </w:r>
          </w:p>
        </w:tc>
      </w:tr>
      <w:tr w:rsidR="00E17339" w:rsidRPr="00317A34" w14:paraId="5308DC0E" w14:textId="77777777" w:rsidTr="007E6E54">
        <w:trPr>
          <w:trHeight w:val="3039"/>
        </w:trPr>
        <w:tc>
          <w:tcPr>
            <w:tcW w:w="10206" w:type="dxa"/>
            <w:tcBorders>
              <w:top w:val="nil"/>
              <w:bottom w:val="single" w:sz="4" w:space="0" w:color="auto"/>
            </w:tcBorders>
            <w:shd w:val="clear" w:color="000000" w:fill="FFFFFF" w:themeFill="background1"/>
            <w:vAlign w:val="center"/>
            <w:hideMark/>
          </w:tcPr>
          <w:p w14:paraId="073CBE18"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‘models, theoretical’[majr:noexp] or ‘models, statistical’[majr:noexp] or ‘models, economic’[majr] or ‘computer simulation’[majr:noexp] or ‘monte carlo method’[mesh] or ‘decision support techniques’[majr:noexp] or ‘decision trees’[mesh] or ‘systems theory’[mesh] or ‘markov chains’[mesh] or ‘system dynamics’[tiab] or ‘agent-based model’[tiab] or ‘agent-based models’[tiab] or ‘agent-based modeling’[tiab] or ‘agent-based modelling’[tiab] or ‘simulation model’[tiab] or ‘decision analysis’[tiab] or ‘decision framework’[tiab] or ‘markov’[tiab] or ‘cost-utility analysis’[tiab] or ‘cost-utility analyses’[tiab] or ‘cost-effectiveness analysis’[tiab] or ‘cost-effectiveness analyses’[tiab] or ‘cost-benefit analysis’[tiab] or ‘cost-benefit analyses’[tiab] or ‘forecasting’[mesh] or ‘microsimulation’[tiab] or ‘micro simulation’[tiab] or ‘monte carlo’[tiab] or ‘life year’[tiab] or ‘life years’[tiab] or ‘smoking-attributable deaths’[tiab] or ‘smoking attributable deaths’[tiab] or ‘deterministic’[tiab] or ‘probabilistic’[tiab] or ‘stochastic’[tiab] or ‘dynamic transmission model’[tiab] or ‘state-transition’[tiab] or ‘state transition’[tiab] or ‘discrete event’[tiab] or ‘continuous event’[tiab] or ‘analytic horizon’[tiab] or ‘cohort simulation’[tiab] or ‘second-order simulation’[tiab] or ‘first-order simulation’[tiab] or ‘threshold analysis’[tiab] or ‘years of healthy life’[tiab] or ‘decision problem’[tiab] or ‘transition probabilities’[tiab] or ‘discount rate’[tiab]</w:t>
            </w:r>
          </w:p>
        </w:tc>
        <w:tc>
          <w:tcPr>
            <w:tcW w:w="2741" w:type="dxa"/>
            <w:tcBorders>
              <w:top w:val="nil"/>
              <w:bottom w:val="single" w:sz="4" w:space="0" w:color="auto"/>
            </w:tcBorders>
            <w:shd w:val="clear" w:color="000000" w:fill="FFFFFF" w:themeFill="background1"/>
            <w:vAlign w:val="center"/>
            <w:hideMark/>
          </w:tcPr>
          <w:p w14:paraId="4055539E"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 (“Blood Pressure”[Mesh] OR “Cardiovascular Diseases”[Mesh] OR "Blood Pressure Control" OR "Hypertension Control") AND ("Intervention" OR "Program" OR "Policy") AND ("Treatment" OR "Management" OR "Therapy")</w:t>
            </w:r>
          </w:p>
        </w:tc>
        <w:tc>
          <w:tcPr>
            <w:tcW w:w="2081" w:type="dxa"/>
            <w:tcBorders>
              <w:top w:val="nil"/>
              <w:bottom w:val="single" w:sz="4" w:space="0" w:color="auto"/>
            </w:tcBorders>
            <w:shd w:val="clear" w:color="000000" w:fill="FFFFFF" w:themeFill="background1"/>
            <w:vAlign w:val="center"/>
            <w:hideMark/>
          </w:tcPr>
          <w:p w14:paraId="2475B761"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NOT ‘genetic’[TIAB]</w:t>
            </w:r>
            <w:r w:rsidRPr="00317A34">
              <w:rPr>
                <w:rFonts w:ascii="Abadi ExtraLight" w:eastAsia="Times New Roman" w:hAnsi="Abadi ExtraLight" w:cs="Arial"/>
                <w:color w:val="000000" w:themeColor="text1"/>
                <w:kern w:val="0"/>
                <w:sz w:val="24"/>
                <w:szCs w:val="24"/>
                <w14:ligatures w14:val="none"/>
              </w:rPr>
              <w:br/>
              <w:t>NOT ‘gene’[TIAB]</w:t>
            </w:r>
            <w:r w:rsidRPr="00317A34">
              <w:rPr>
                <w:rFonts w:ascii="Abadi ExtraLight" w:eastAsia="Times New Roman" w:hAnsi="Abadi ExtraLight" w:cs="Arial"/>
                <w:color w:val="000000" w:themeColor="text1"/>
                <w:kern w:val="0"/>
                <w:sz w:val="24"/>
                <w:szCs w:val="24"/>
                <w14:ligatures w14:val="none"/>
              </w:rPr>
              <w:br/>
              <w:t>Filter: English</w:t>
            </w:r>
          </w:p>
        </w:tc>
      </w:tr>
      <w:tr w:rsidR="00E17339" w:rsidRPr="00317A34" w14:paraId="7574F20F" w14:textId="77777777" w:rsidTr="007E6E54">
        <w:trPr>
          <w:trHeight w:val="80"/>
        </w:trPr>
        <w:tc>
          <w:tcPr>
            <w:tcW w:w="10206" w:type="dxa"/>
            <w:tcBorders>
              <w:top w:val="single" w:sz="4" w:space="0" w:color="auto"/>
              <w:bottom w:val="nil"/>
            </w:tcBorders>
            <w:shd w:val="clear" w:color="000000" w:fill="FFFFFF" w:themeFill="background1"/>
            <w:vAlign w:val="center"/>
            <w:hideMark/>
          </w:tcPr>
          <w:p w14:paraId="15EEDA6F" w14:textId="77777777" w:rsidR="0041576F" w:rsidRPr="00317A34" w:rsidRDefault="0041576F" w:rsidP="006F5F53">
            <w:pPr>
              <w:spacing w:after="0" w:line="240" w:lineRule="auto"/>
              <w:rPr>
                <w:rFonts w:ascii="Abadi ExtraLight" w:eastAsia="Times New Roman" w:hAnsi="Abadi ExtraLight" w:cs="Arial"/>
                <w:i/>
                <w:iCs/>
                <w:color w:val="000000" w:themeColor="text1"/>
                <w:kern w:val="0"/>
                <w:sz w:val="24"/>
                <w:szCs w:val="24"/>
                <w14:ligatures w14:val="none"/>
              </w:rPr>
            </w:pPr>
            <w:r w:rsidRPr="00317A34">
              <w:rPr>
                <w:rFonts w:ascii="Abadi ExtraLight" w:eastAsia="Times New Roman" w:hAnsi="Abadi ExtraLight" w:cs="Arial"/>
                <w:i/>
                <w:iCs/>
                <w:color w:val="000000" w:themeColor="text1"/>
                <w:kern w:val="0"/>
                <w:sz w:val="24"/>
                <w:szCs w:val="24"/>
                <w14:ligatures w14:val="none"/>
              </w:rPr>
              <w:t>Embase</w:t>
            </w:r>
          </w:p>
        </w:tc>
        <w:tc>
          <w:tcPr>
            <w:tcW w:w="2741" w:type="dxa"/>
            <w:tcBorders>
              <w:top w:val="single" w:sz="4" w:space="0" w:color="auto"/>
              <w:bottom w:val="nil"/>
            </w:tcBorders>
            <w:shd w:val="clear" w:color="000000" w:fill="FFFFFF" w:themeFill="background1"/>
            <w:vAlign w:val="center"/>
            <w:hideMark/>
          </w:tcPr>
          <w:p w14:paraId="073E8388"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 </w:t>
            </w:r>
          </w:p>
        </w:tc>
        <w:tc>
          <w:tcPr>
            <w:tcW w:w="2081" w:type="dxa"/>
            <w:tcBorders>
              <w:top w:val="single" w:sz="4" w:space="0" w:color="auto"/>
              <w:bottom w:val="nil"/>
            </w:tcBorders>
            <w:shd w:val="clear" w:color="000000" w:fill="FFFFFF" w:themeFill="background1"/>
            <w:vAlign w:val="center"/>
            <w:hideMark/>
          </w:tcPr>
          <w:p w14:paraId="0448BC85"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 </w:t>
            </w:r>
          </w:p>
        </w:tc>
      </w:tr>
      <w:tr w:rsidR="00E17339" w:rsidRPr="00317A34" w14:paraId="1F6D7C5B" w14:textId="77777777" w:rsidTr="007E6E54">
        <w:trPr>
          <w:trHeight w:val="80"/>
        </w:trPr>
        <w:tc>
          <w:tcPr>
            <w:tcW w:w="10206" w:type="dxa"/>
            <w:tcBorders>
              <w:top w:val="nil"/>
              <w:bottom w:val="single" w:sz="4" w:space="0" w:color="auto"/>
            </w:tcBorders>
            <w:shd w:val="clear" w:color="000000" w:fill="FFFFFF" w:themeFill="background1"/>
            <w:vAlign w:val="center"/>
          </w:tcPr>
          <w:p w14:paraId="22772F0C" w14:textId="77777777" w:rsidR="0041576F" w:rsidRPr="00317A34" w:rsidRDefault="0041576F" w:rsidP="006F5F53">
            <w:pPr>
              <w:spacing w:after="0" w:line="240" w:lineRule="auto"/>
              <w:rPr>
                <w:rFonts w:ascii="Abadi ExtraLight" w:eastAsia="Times New Roman" w:hAnsi="Abadi ExtraLight" w:cs="Arial"/>
                <w:i/>
                <w:iCs/>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‘theoretical model’/mj OR ‘statistical model’/mj OR ‘computer simulation’/mj OR ‘disease simulation’/mj OR ‘monte carlo method’/mj OR ‘decision support system’/mj OR ‘decision tree’/mj OR ‘systems theory’/mj OR ‘economic evaluation’/exp OR ‘forecasting’/exp OR ‘economic model’:ab,ti OR ‘simulation model’:ab,ti OR ‘markov’:ab,ti OR ‘systems dynamics’:ab,ti OR ‘agent-based model’:ab,ti OR ‘agent-based models’:ab,ti OR ‘agent-based modeling’:ab,ti OR ‘agent-based modelling’:ab,ti OR ‘decision analysis’:ab,ti OR ‘decision framework’:ab,ti OR ‘microsimulation’:ab,ti OR ‘micro simulation’:ab,ti OR ‘life year’:ab,ti OR ‘life years’:ab,ti OR ‘smoking-attributable deaths’:ab,ti OR ‘smoking attributable deaths’:ab,ti OR</w:t>
            </w:r>
          </w:p>
        </w:tc>
        <w:tc>
          <w:tcPr>
            <w:tcW w:w="2741" w:type="dxa"/>
            <w:tcBorders>
              <w:top w:val="nil"/>
              <w:bottom w:val="single" w:sz="4" w:space="0" w:color="auto"/>
            </w:tcBorders>
            <w:shd w:val="clear" w:color="000000" w:fill="FFFFFF" w:themeFill="background1"/>
            <w:vAlign w:val="center"/>
          </w:tcPr>
          <w:p w14:paraId="5154B41A"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(“Blood Pressure”[Mesh] OR "Blood Pressure Control" OR "Hypertension Control") AND ("Intervention" OR "Program" OR "Policy") AND ("Treatment" OR "Management" OR "Therapy")</w:t>
            </w:r>
          </w:p>
        </w:tc>
        <w:tc>
          <w:tcPr>
            <w:tcW w:w="2081" w:type="dxa"/>
            <w:tcBorders>
              <w:top w:val="nil"/>
              <w:bottom w:val="single" w:sz="4" w:space="0" w:color="auto"/>
            </w:tcBorders>
            <w:shd w:val="clear" w:color="000000" w:fill="FFFFFF" w:themeFill="background1"/>
            <w:vAlign w:val="center"/>
          </w:tcPr>
          <w:p w14:paraId="398E33FE" w14:textId="77777777" w:rsidR="0041576F" w:rsidRPr="00317A34" w:rsidRDefault="0041576F" w:rsidP="006F5F53">
            <w:pPr>
              <w:spacing w:after="0" w:line="240" w:lineRule="auto"/>
              <w:rPr>
                <w:rFonts w:ascii="Abadi ExtraLight" w:eastAsia="Times New Roman" w:hAnsi="Abadi ExtraLight" w:cs="Arial"/>
                <w:color w:val="000000" w:themeColor="text1"/>
                <w:kern w:val="0"/>
                <w:sz w:val="24"/>
                <w:szCs w:val="24"/>
                <w14:ligatures w14:val="none"/>
              </w:rPr>
            </w:pPr>
            <w:r w:rsidRPr="00317A34">
              <w:rPr>
                <w:rFonts w:ascii="Abadi ExtraLight" w:eastAsia="Times New Roman" w:hAnsi="Abadi ExtraLight" w:cs="Arial"/>
                <w:color w:val="000000" w:themeColor="text1"/>
                <w:kern w:val="0"/>
                <w:sz w:val="24"/>
                <w:szCs w:val="24"/>
                <w14:ligatures w14:val="none"/>
              </w:rPr>
              <w:t>NOT ‘gene’/exp OR ‘genetic’/exp</w:t>
            </w:r>
            <w:r w:rsidRPr="00317A34">
              <w:rPr>
                <w:rFonts w:ascii="Abadi ExtraLight" w:eastAsia="Times New Roman" w:hAnsi="Abadi ExtraLight" w:cs="Arial"/>
                <w:color w:val="000000" w:themeColor="text1"/>
                <w:kern w:val="0"/>
                <w:sz w:val="24"/>
                <w:szCs w:val="24"/>
                <w14:ligatures w14:val="none"/>
              </w:rPr>
              <w:br/>
              <w:t>AND [english]/lim AND [humans]/lim</w:t>
            </w:r>
          </w:p>
        </w:tc>
      </w:tr>
    </w:tbl>
    <w:p w14:paraId="01CDA6CA" w14:textId="77777777" w:rsidR="00CB6E29" w:rsidRPr="00317A34" w:rsidRDefault="00CB6E29" w:rsidP="006F5F53">
      <w:pPr>
        <w:spacing w:line="240" w:lineRule="auto"/>
        <w:rPr>
          <w:rFonts w:ascii="Abadi ExtraLight" w:hAnsi="Abadi ExtraLight" w:cs="Arial"/>
          <w:b/>
          <w:bCs/>
        </w:rPr>
      </w:pPr>
    </w:p>
    <w:p w14:paraId="74A7802F" w14:textId="77777777" w:rsidR="00CB6E29" w:rsidRPr="00317A34" w:rsidRDefault="00CB6E29" w:rsidP="006F5F53">
      <w:pPr>
        <w:rPr>
          <w:rFonts w:ascii="Abadi ExtraLight" w:hAnsi="Abadi ExtraLight" w:cs="Arial"/>
          <w:b/>
          <w:bCs/>
        </w:rPr>
      </w:pPr>
      <w:r w:rsidRPr="00317A34">
        <w:rPr>
          <w:rFonts w:ascii="Abadi ExtraLight" w:hAnsi="Abadi ExtraLight" w:cs="Arial"/>
          <w:b/>
          <w:bCs/>
        </w:rPr>
        <w:br w:type="page"/>
      </w:r>
    </w:p>
    <w:p w14:paraId="45043F9C" w14:textId="4984546C" w:rsidR="00786DD3" w:rsidRPr="00317A34" w:rsidRDefault="00786DD3" w:rsidP="006F5F53">
      <w:pPr>
        <w:spacing w:line="240" w:lineRule="auto"/>
        <w:rPr>
          <w:rFonts w:ascii="Abadi ExtraLight" w:hAnsi="Abadi ExtraLight" w:cs="Arial"/>
        </w:rPr>
      </w:pPr>
      <w:r w:rsidRPr="00317A34">
        <w:rPr>
          <w:rFonts w:ascii="Abadi ExtraLight" w:hAnsi="Abadi ExtraLight" w:cs="Arial"/>
          <w:b/>
          <w:bCs/>
        </w:rPr>
        <w:lastRenderedPageBreak/>
        <w:t xml:space="preserve">eSupplementary Table </w:t>
      </w:r>
      <w:r w:rsidR="0041576F" w:rsidRPr="00317A34">
        <w:rPr>
          <w:rFonts w:ascii="Abadi ExtraLight" w:hAnsi="Abadi ExtraLight" w:cs="Arial"/>
          <w:b/>
          <w:bCs/>
        </w:rPr>
        <w:t>2</w:t>
      </w:r>
      <w:r w:rsidRPr="00317A34">
        <w:rPr>
          <w:rFonts w:ascii="Abadi ExtraLight" w:hAnsi="Abadi ExtraLight" w:cs="Arial"/>
          <w:b/>
          <w:bCs/>
        </w:rPr>
        <w:t>.</w:t>
      </w:r>
      <w:r w:rsidR="004D1526" w:rsidRPr="00317A34">
        <w:rPr>
          <w:rFonts w:ascii="Abadi ExtraLight" w:hAnsi="Abadi ExtraLight" w:cs="Arial"/>
        </w:rPr>
        <w:t xml:space="preserve"> Descriptive characteristics of </w:t>
      </w:r>
      <w:r w:rsidR="00C16B8A" w:rsidRPr="00317A34">
        <w:rPr>
          <w:rFonts w:ascii="Abadi ExtraLight" w:hAnsi="Abadi ExtraLight" w:cs="Arial"/>
        </w:rPr>
        <w:t>reviewed studies: i</w:t>
      </w:r>
      <w:r w:rsidRPr="00317A34">
        <w:rPr>
          <w:rFonts w:ascii="Abadi ExtraLight" w:hAnsi="Abadi ExtraLight" w:cs="Arial"/>
        </w:rPr>
        <w:t xml:space="preserve">nput </w:t>
      </w:r>
      <w:r w:rsidR="00C16B8A" w:rsidRPr="00317A34">
        <w:rPr>
          <w:rFonts w:ascii="Abadi ExtraLight" w:hAnsi="Abadi ExtraLight" w:cs="Arial"/>
        </w:rPr>
        <w:t>parameters</w:t>
      </w:r>
      <w:r w:rsidRPr="00317A34">
        <w:rPr>
          <w:rFonts w:ascii="Abadi ExtraLight" w:hAnsi="Abadi ExtraLight" w:cs="Arial"/>
        </w:rPr>
        <w:t xml:space="preserve">, </w:t>
      </w:r>
      <w:r w:rsidR="00C16B8A" w:rsidRPr="00317A34">
        <w:rPr>
          <w:rFonts w:ascii="Abadi ExtraLight" w:hAnsi="Abadi ExtraLight" w:cs="Arial"/>
        </w:rPr>
        <w:t>heterogeneity, outcomes</w:t>
      </w:r>
      <w:r w:rsidR="00154630" w:rsidRPr="00317A34">
        <w:rPr>
          <w:rFonts w:ascii="Abadi ExtraLight" w:hAnsi="Abadi ExtraLight" w:cs="Arial"/>
        </w:rPr>
        <w:t xml:space="preserve"> reported</w:t>
      </w:r>
      <w:r w:rsidR="00C16B8A" w:rsidRPr="00317A34">
        <w:rPr>
          <w:rFonts w:ascii="Abadi ExtraLight" w:hAnsi="Abadi ExtraLight" w:cs="Arial"/>
        </w:rPr>
        <w:t xml:space="preserve"> </w:t>
      </w:r>
      <w:r w:rsidR="00154630" w:rsidRPr="00317A34">
        <w:rPr>
          <w:rFonts w:ascii="Abadi ExtraLight" w:hAnsi="Abadi ExtraLight" w:cs="Arial"/>
        </w:rPr>
        <w:t>and modelling methods in reviewed studies</w:t>
      </w:r>
    </w:p>
    <w:tbl>
      <w:tblPr>
        <w:tblStyle w:val="PlainTable2"/>
        <w:tblW w:w="8080" w:type="dxa"/>
        <w:tblBorders>
          <w:top w:val="single" w:sz="18" w:space="0" w:color="auto"/>
          <w:bottom w:val="single" w:sz="18" w:space="0" w:color="auto"/>
        </w:tblBorders>
        <w:tblLook w:val="04A0" w:firstRow="1" w:lastRow="0" w:firstColumn="1" w:lastColumn="0" w:noHBand="0" w:noVBand="1"/>
      </w:tblPr>
      <w:tblGrid>
        <w:gridCol w:w="4957"/>
        <w:gridCol w:w="3123"/>
      </w:tblGrid>
      <w:tr w:rsidR="00786DD3" w:rsidRPr="00317A34" w14:paraId="7BAE038C" w14:textId="77777777" w:rsidTr="007D1BA0">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4957" w:type="dxa"/>
            <w:tcBorders>
              <w:top w:val="single" w:sz="18" w:space="0" w:color="auto"/>
              <w:bottom w:val="single" w:sz="18" w:space="0" w:color="auto"/>
            </w:tcBorders>
            <w:shd w:val="clear" w:color="auto" w:fill="BFBFBF" w:themeFill="background1" w:themeFillShade="BF"/>
          </w:tcPr>
          <w:p w14:paraId="4F09114C" w14:textId="77777777" w:rsidR="00786DD3" w:rsidRPr="00317A34" w:rsidRDefault="00786DD3" w:rsidP="006F5F53">
            <w:pPr>
              <w:rPr>
                <w:rFonts w:ascii="Abadi ExtraLight" w:hAnsi="Abadi ExtraLight" w:cs="Arial"/>
                <w:sz w:val="22"/>
                <w:szCs w:val="22"/>
              </w:rPr>
            </w:pPr>
            <w:r w:rsidRPr="00317A34">
              <w:rPr>
                <w:rFonts w:ascii="Abadi ExtraLight" w:hAnsi="Abadi ExtraLight" w:cs="Arial"/>
                <w:sz w:val="22"/>
                <w:szCs w:val="22"/>
              </w:rPr>
              <w:t>Variables</w:t>
            </w:r>
          </w:p>
        </w:tc>
        <w:tc>
          <w:tcPr>
            <w:tcW w:w="3123" w:type="dxa"/>
            <w:tcBorders>
              <w:top w:val="single" w:sz="18" w:space="0" w:color="auto"/>
              <w:bottom w:val="single" w:sz="18" w:space="0" w:color="auto"/>
            </w:tcBorders>
            <w:shd w:val="clear" w:color="auto" w:fill="BFBFBF" w:themeFill="background1" w:themeFillShade="BF"/>
          </w:tcPr>
          <w:p w14:paraId="29E97158" w14:textId="77777777" w:rsidR="00786DD3" w:rsidRPr="00317A34" w:rsidRDefault="00786DD3" w:rsidP="006F5F53">
            <w:pPr>
              <w:cnfStyle w:val="100000000000" w:firstRow="1" w:lastRow="0" w:firstColumn="0" w:lastColumn="0" w:oddVBand="0" w:evenVBand="0" w:oddHBand="0" w:evenHBand="0" w:firstRowFirstColumn="0" w:firstRowLastColumn="0" w:lastRowFirstColumn="0" w:lastRowLastColumn="0"/>
              <w:rPr>
                <w:rFonts w:ascii="Abadi ExtraLight" w:hAnsi="Abadi ExtraLight" w:cs="Arial"/>
                <w:sz w:val="22"/>
                <w:szCs w:val="22"/>
              </w:rPr>
            </w:pPr>
            <w:r w:rsidRPr="00317A34">
              <w:rPr>
                <w:rFonts w:ascii="Abadi ExtraLight" w:hAnsi="Abadi ExtraLight" w:cs="Arial"/>
                <w:sz w:val="22"/>
                <w:szCs w:val="22"/>
              </w:rPr>
              <w:t>N (%)</w:t>
            </w:r>
          </w:p>
        </w:tc>
      </w:tr>
      <w:tr w:rsidR="00786DD3" w:rsidRPr="00317A34" w14:paraId="7368C166"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single" w:sz="18" w:space="0" w:color="auto"/>
              <w:bottom w:val="nil"/>
            </w:tcBorders>
          </w:tcPr>
          <w:p w14:paraId="5DCB161B" w14:textId="77777777" w:rsidR="00786DD3" w:rsidRPr="00317A34" w:rsidRDefault="00786DD3" w:rsidP="006F5F53">
            <w:pPr>
              <w:rPr>
                <w:rFonts w:ascii="Abadi ExtraLight" w:hAnsi="Abadi ExtraLight" w:cs="Arial"/>
                <w:b w:val="0"/>
                <w:bCs w:val="0"/>
                <w:sz w:val="22"/>
                <w:szCs w:val="22"/>
              </w:rPr>
            </w:pPr>
            <w:r w:rsidRPr="00317A34">
              <w:rPr>
                <w:rFonts w:ascii="Abadi ExtraLight" w:hAnsi="Abadi ExtraLight" w:cs="Arial"/>
                <w:b w:val="0"/>
                <w:bCs w:val="0"/>
                <w:sz w:val="22"/>
                <w:szCs w:val="22"/>
              </w:rPr>
              <w:t xml:space="preserve">Total </w:t>
            </w:r>
          </w:p>
        </w:tc>
        <w:tc>
          <w:tcPr>
            <w:tcW w:w="3123" w:type="dxa"/>
            <w:tcBorders>
              <w:top w:val="single" w:sz="18" w:space="0" w:color="auto"/>
              <w:bottom w:val="nil"/>
            </w:tcBorders>
          </w:tcPr>
          <w:p w14:paraId="531BFA93" w14:textId="6B738B0A" w:rsidR="00786DD3" w:rsidRPr="00317A34" w:rsidRDefault="00786DD3" w:rsidP="00B60217">
            <w:pPr>
              <w:jc w:val="both"/>
              <w:cnfStyle w:val="000000100000" w:firstRow="0" w:lastRow="0" w:firstColumn="0" w:lastColumn="0" w:oddVBand="0" w:evenVBand="0" w:oddHBand="1" w:evenHBand="0" w:firstRowFirstColumn="0" w:firstRowLastColumn="0" w:lastRowFirstColumn="0" w:lastRowLastColumn="0"/>
              <w:rPr>
                <w:rFonts w:ascii="Abadi ExtraLight" w:hAnsi="Abadi ExtraLight" w:cs="Arial"/>
                <w:sz w:val="22"/>
                <w:szCs w:val="22"/>
              </w:rPr>
            </w:pPr>
            <w:r w:rsidRPr="00317A34">
              <w:rPr>
                <w:rFonts w:ascii="Abadi ExtraLight" w:hAnsi="Abadi ExtraLight" w:cs="Arial"/>
                <w:sz w:val="22"/>
                <w:szCs w:val="22"/>
              </w:rPr>
              <w:t>39 (100)</w:t>
            </w:r>
          </w:p>
        </w:tc>
      </w:tr>
      <w:tr w:rsidR="00786DD3" w:rsidRPr="00317A34" w14:paraId="76B54200"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14D06AC1" w14:textId="77777777" w:rsidR="00786DD3" w:rsidRPr="00317A34" w:rsidRDefault="00786DD3" w:rsidP="006F5F53">
            <w:pPr>
              <w:rPr>
                <w:rFonts w:ascii="Abadi ExtraLight" w:hAnsi="Abadi ExtraLight" w:cs="Arial"/>
                <w:sz w:val="22"/>
                <w:szCs w:val="22"/>
              </w:rPr>
            </w:pPr>
          </w:p>
        </w:tc>
        <w:tc>
          <w:tcPr>
            <w:tcW w:w="3123" w:type="dxa"/>
            <w:tcBorders>
              <w:top w:val="nil"/>
              <w:bottom w:val="nil"/>
            </w:tcBorders>
          </w:tcPr>
          <w:p w14:paraId="1A9C3BF7" w14:textId="77777777" w:rsidR="00786DD3" w:rsidRPr="00317A34" w:rsidRDefault="00786DD3" w:rsidP="006F5F53">
            <w:pPr>
              <w:cnfStyle w:val="000000000000" w:firstRow="0" w:lastRow="0" w:firstColumn="0" w:lastColumn="0" w:oddVBand="0" w:evenVBand="0" w:oddHBand="0" w:evenHBand="0" w:firstRowFirstColumn="0" w:firstRowLastColumn="0" w:lastRowFirstColumn="0" w:lastRowLastColumn="0"/>
              <w:rPr>
                <w:rFonts w:ascii="Abadi ExtraLight" w:hAnsi="Abadi ExtraLight" w:cs="Arial"/>
                <w:sz w:val="22"/>
                <w:szCs w:val="22"/>
              </w:rPr>
            </w:pPr>
          </w:p>
        </w:tc>
      </w:tr>
      <w:tr w:rsidR="00786DD3" w:rsidRPr="00317A34" w14:paraId="6EDA7DBB"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22B200F3" w14:textId="77777777" w:rsidR="00786DD3" w:rsidRPr="00B60217" w:rsidRDefault="00786DD3" w:rsidP="006F5F53">
            <w:pPr>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Input parameters</w:t>
            </w:r>
            <w:r w:rsidRPr="00B60217">
              <w:rPr>
                <w:rFonts w:ascii="Abadi ExtraLight" w:eastAsia="Times New Roman" w:hAnsi="Abadi ExtraLight" w:cs="Arial"/>
                <w:b w:val="0"/>
                <w:bCs w:val="0"/>
                <w:kern w:val="0"/>
                <w:sz w:val="22"/>
                <w:szCs w:val="22"/>
                <w:vertAlign w:val="superscript"/>
                <w:lang w:eastAsia="en-AU"/>
                <w14:ligatures w14:val="none"/>
              </w:rPr>
              <w:t>a</w:t>
            </w:r>
          </w:p>
        </w:tc>
        <w:tc>
          <w:tcPr>
            <w:tcW w:w="3123" w:type="dxa"/>
            <w:tcBorders>
              <w:top w:val="nil"/>
              <w:bottom w:val="nil"/>
            </w:tcBorders>
          </w:tcPr>
          <w:p w14:paraId="21DB2300" w14:textId="77777777" w:rsidR="00786DD3" w:rsidRPr="00B60217" w:rsidRDefault="00786DD3" w:rsidP="006F5F53">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p>
        </w:tc>
      </w:tr>
      <w:tr w:rsidR="00CB5E8E" w:rsidRPr="00317A34" w14:paraId="6DCE03F6"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4F165AC1" w14:textId="77777777" w:rsidR="00CB5E8E" w:rsidRPr="00B60217"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Costs</w:t>
            </w:r>
          </w:p>
        </w:tc>
        <w:tc>
          <w:tcPr>
            <w:tcW w:w="3123" w:type="dxa"/>
            <w:tcBorders>
              <w:top w:val="nil"/>
              <w:bottom w:val="nil"/>
            </w:tcBorders>
            <w:vAlign w:val="center"/>
          </w:tcPr>
          <w:p w14:paraId="27A486A4" w14:textId="75B5B3F2" w:rsidR="00CB5E8E" w:rsidRPr="00B60217" w:rsidRDefault="00CB5E8E" w:rsidP="00CB5E8E">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22 (56.4)</w:t>
            </w:r>
          </w:p>
        </w:tc>
      </w:tr>
      <w:tr w:rsidR="00CB5E8E" w:rsidRPr="00317A34" w14:paraId="15852D19"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137AF206" w14:textId="77777777" w:rsidR="00CB5E8E" w:rsidRPr="00B60217"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Blood pressure</w:t>
            </w:r>
          </w:p>
        </w:tc>
        <w:tc>
          <w:tcPr>
            <w:tcW w:w="3123" w:type="dxa"/>
            <w:tcBorders>
              <w:top w:val="nil"/>
              <w:bottom w:val="nil"/>
            </w:tcBorders>
            <w:vAlign w:val="center"/>
          </w:tcPr>
          <w:p w14:paraId="6EA39B2E" w14:textId="6B1BC16B" w:rsidR="00CB5E8E" w:rsidRPr="00B60217" w:rsidRDefault="00CB5E8E" w:rsidP="00CB5E8E">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26 (66.7)</w:t>
            </w:r>
          </w:p>
        </w:tc>
      </w:tr>
      <w:tr w:rsidR="00CB5E8E" w:rsidRPr="00317A34" w14:paraId="68138CB7"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311FD573" w14:textId="77777777" w:rsidR="00CB5E8E" w:rsidRPr="00B60217"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Age</w:t>
            </w:r>
          </w:p>
        </w:tc>
        <w:tc>
          <w:tcPr>
            <w:tcW w:w="3123" w:type="dxa"/>
            <w:tcBorders>
              <w:top w:val="nil"/>
              <w:bottom w:val="nil"/>
            </w:tcBorders>
            <w:vAlign w:val="center"/>
          </w:tcPr>
          <w:p w14:paraId="2D4C6D8D" w14:textId="55820361" w:rsidR="00CB5E8E" w:rsidRPr="00B60217" w:rsidRDefault="00CB5E8E" w:rsidP="00CB5E8E">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17 (43.6)</w:t>
            </w:r>
          </w:p>
        </w:tc>
      </w:tr>
      <w:tr w:rsidR="00CB5E8E" w:rsidRPr="00317A34" w14:paraId="3034EC0B"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510A4828"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Body height and weight</w:t>
            </w:r>
          </w:p>
        </w:tc>
        <w:tc>
          <w:tcPr>
            <w:tcW w:w="3123" w:type="dxa"/>
            <w:tcBorders>
              <w:top w:val="nil"/>
              <w:bottom w:val="nil"/>
            </w:tcBorders>
            <w:vAlign w:val="center"/>
          </w:tcPr>
          <w:p w14:paraId="127F1428" w14:textId="64221EDB" w:rsidR="00CB5E8E" w:rsidRPr="00B60217" w:rsidRDefault="00CB5E8E" w:rsidP="00CB5E8E">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10 (25.6)</w:t>
            </w:r>
          </w:p>
        </w:tc>
      </w:tr>
      <w:tr w:rsidR="00CB5E8E" w:rsidRPr="00317A34" w14:paraId="4C67EEAC"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9502D98"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Cholesterol</w:t>
            </w:r>
          </w:p>
        </w:tc>
        <w:tc>
          <w:tcPr>
            <w:tcW w:w="3123" w:type="dxa"/>
            <w:tcBorders>
              <w:top w:val="nil"/>
              <w:bottom w:val="nil"/>
            </w:tcBorders>
            <w:vAlign w:val="center"/>
          </w:tcPr>
          <w:p w14:paraId="13F22AFD" w14:textId="7321866E" w:rsidR="00CB5E8E" w:rsidRPr="00B60217" w:rsidRDefault="00CB5E8E" w:rsidP="00CB5E8E">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9 (23.1)</w:t>
            </w:r>
          </w:p>
        </w:tc>
      </w:tr>
      <w:tr w:rsidR="00CB5E8E" w:rsidRPr="00317A34" w14:paraId="5E22D9E6"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4A3C1041"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Diabetes</w:t>
            </w:r>
          </w:p>
        </w:tc>
        <w:tc>
          <w:tcPr>
            <w:tcW w:w="3123" w:type="dxa"/>
            <w:tcBorders>
              <w:top w:val="nil"/>
              <w:bottom w:val="nil"/>
            </w:tcBorders>
            <w:vAlign w:val="center"/>
          </w:tcPr>
          <w:p w14:paraId="7D486A4C" w14:textId="73F2E4B1" w:rsidR="00CB5E8E" w:rsidRPr="00B60217" w:rsidRDefault="00CB5E8E" w:rsidP="00CB5E8E">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6 (15.4)</w:t>
            </w:r>
          </w:p>
        </w:tc>
      </w:tr>
      <w:tr w:rsidR="00CB5E8E" w:rsidRPr="00317A34" w14:paraId="0E706893"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A0E22CB"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Sex</w:t>
            </w:r>
          </w:p>
        </w:tc>
        <w:tc>
          <w:tcPr>
            <w:tcW w:w="3123" w:type="dxa"/>
            <w:tcBorders>
              <w:top w:val="nil"/>
              <w:bottom w:val="nil"/>
            </w:tcBorders>
            <w:vAlign w:val="center"/>
          </w:tcPr>
          <w:p w14:paraId="0B59C893" w14:textId="4DD07F8A" w:rsidR="00CB5E8E" w:rsidRPr="00B60217" w:rsidRDefault="00CB5E8E" w:rsidP="00CB5E8E">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7 (17.9)</w:t>
            </w:r>
          </w:p>
        </w:tc>
      </w:tr>
      <w:tr w:rsidR="00CB5E8E" w:rsidRPr="00317A34" w14:paraId="71B9C167"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09689996"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Treatment adherence or access</w:t>
            </w:r>
          </w:p>
        </w:tc>
        <w:tc>
          <w:tcPr>
            <w:tcW w:w="3123" w:type="dxa"/>
            <w:tcBorders>
              <w:top w:val="nil"/>
              <w:bottom w:val="nil"/>
            </w:tcBorders>
            <w:vAlign w:val="center"/>
          </w:tcPr>
          <w:p w14:paraId="0CD8BC3A" w14:textId="38230128" w:rsidR="00CB5E8E" w:rsidRPr="00B60217" w:rsidRDefault="00CB5E8E" w:rsidP="00CB5E8E">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6 (15.4)</w:t>
            </w:r>
          </w:p>
        </w:tc>
      </w:tr>
      <w:tr w:rsidR="00CB5E8E" w:rsidRPr="00317A34" w14:paraId="1A346BE8"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E3D7F6E"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Smoking</w:t>
            </w:r>
          </w:p>
        </w:tc>
        <w:tc>
          <w:tcPr>
            <w:tcW w:w="3123" w:type="dxa"/>
            <w:tcBorders>
              <w:top w:val="nil"/>
              <w:bottom w:val="nil"/>
            </w:tcBorders>
            <w:vAlign w:val="center"/>
          </w:tcPr>
          <w:p w14:paraId="184E9846" w14:textId="64764F20" w:rsidR="00CB5E8E" w:rsidRPr="00B60217" w:rsidRDefault="00CB5E8E" w:rsidP="00CB5E8E">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5 (12.8)</w:t>
            </w:r>
          </w:p>
        </w:tc>
      </w:tr>
      <w:tr w:rsidR="00CB5E8E" w:rsidRPr="00317A34" w14:paraId="264D103E"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681C58C7"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Ethnicity</w:t>
            </w:r>
          </w:p>
        </w:tc>
        <w:tc>
          <w:tcPr>
            <w:tcW w:w="3123" w:type="dxa"/>
            <w:tcBorders>
              <w:top w:val="nil"/>
              <w:bottom w:val="nil"/>
            </w:tcBorders>
            <w:vAlign w:val="center"/>
          </w:tcPr>
          <w:p w14:paraId="2286BEA9" w14:textId="3C3C1C5F" w:rsidR="00CB5E8E" w:rsidRPr="00B60217" w:rsidRDefault="00CB5E8E" w:rsidP="00CB5E8E">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4 (10.3)</w:t>
            </w:r>
          </w:p>
        </w:tc>
      </w:tr>
      <w:tr w:rsidR="00CB5E8E" w:rsidRPr="00317A34" w14:paraId="6BF3CD3A"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574F2DC"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Income or education</w:t>
            </w:r>
          </w:p>
        </w:tc>
        <w:tc>
          <w:tcPr>
            <w:tcW w:w="3123" w:type="dxa"/>
            <w:tcBorders>
              <w:top w:val="nil"/>
              <w:bottom w:val="nil"/>
            </w:tcBorders>
            <w:vAlign w:val="center"/>
          </w:tcPr>
          <w:p w14:paraId="2295E80C" w14:textId="0AD69411" w:rsidR="00CB5E8E" w:rsidRPr="00B60217" w:rsidRDefault="00CB5E8E" w:rsidP="00CB5E8E">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3 (7.7)</w:t>
            </w:r>
          </w:p>
        </w:tc>
      </w:tr>
      <w:tr w:rsidR="00CB5E8E" w:rsidRPr="00317A34" w14:paraId="10EDA120"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0315251B" w14:textId="77777777" w:rsidR="00CB5E8E" w:rsidRPr="00317A34" w:rsidRDefault="00CB5E8E" w:rsidP="00CB5E8E">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Urban or rural</w:t>
            </w:r>
          </w:p>
        </w:tc>
        <w:tc>
          <w:tcPr>
            <w:tcW w:w="3123" w:type="dxa"/>
            <w:tcBorders>
              <w:top w:val="nil"/>
              <w:bottom w:val="nil"/>
            </w:tcBorders>
            <w:vAlign w:val="center"/>
          </w:tcPr>
          <w:p w14:paraId="5D3D3A2C" w14:textId="0D7D0732" w:rsidR="00CB5E8E" w:rsidRPr="00B60217" w:rsidRDefault="00CB5E8E" w:rsidP="00CB5E8E">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2 (5.1)</w:t>
            </w:r>
          </w:p>
        </w:tc>
      </w:tr>
      <w:tr w:rsidR="00786DD3" w:rsidRPr="00317A34" w14:paraId="0CB62271"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074B0BC4" w14:textId="77777777" w:rsidR="00786DD3" w:rsidRPr="00317A34" w:rsidRDefault="00786DD3" w:rsidP="006F5F53">
            <w:pPr>
              <w:rPr>
                <w:rFonts w:ascii="Abadi ExtraLight" w:eastAsia="Times New Roman" w:hAnsi="Abadi ExtraLight" w:cs="Arial"/>
                <w:b w:val="0"/>
                <w:bCs w:val="0"/>
                <w:kern w:val="0"/>
                <w:sz w:val="22"/>
                <w:szCs w:val="22"/>
                <w:lang w:eastAsia="en-AU"/>
                <w14:ligatures w14:val="none"/>
              </w:rPr>
            </w:pPr>
          </w:p>
        </w:tc>
        <w:tc>
          <w:tcPr>
            <w:tcW w:w="3123" w:type="dxa"/>
            <w:tcBorders>
              <w:top w:val="nil"/>
              <w:bottom w:val="nil"/>
            </w:tcBorders>
          </w:tcPr>
          <w:p w14:paraId="650F0816" w14:textId="77777777" w:rsidR="00786DD3" w:rsidRPr="00B60217" w:rsidRDefault="00786DD3" w:rsidP="006F5F53">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p>
        </w:tc>
      </w:tr>
      <w:tr w:rsidR="00786DD3" w:rsidRPr="00317A34" w14:paraId="3E131086"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4253F27C" w14:textId="77777777" w:rsidR="00786DD3" w:rsidRPr="00B60217" w:rsidRDefault="00786DD3" w:rsidP="006F5F53">
            <w:pPr>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Stratification</w:t>
            </w:r>
            <w:r w:rsidRPr="00B60217">
              <w:rPr>
                <w:rFonts w:ascii="Abadi ExtraLight" w:eastAsia="Times New Roman" w:hAnsi="Abadi ExtraLight" w:cs="Arial"/>
                <w:b w:val="0"/>
                <w:bCs w:val="0"/>
                <w:kern w:val="0"/>
                <w:sz w:val="22"/>
                <w:szCs w:val="22"/>
                <w:vertAlign w:val="superscript"/>
                <w:lang w:eastAsia="en-AU"/>
                <w14:ligatures w14:val="none"/>
              </w:rPr>
              <w:t>a</w:t>
            </w:r>
          </w:p>
        </w:tc>
        <w:tc>
          <w:tcPr>
            <w:tcW w:w="3123" w:type="dxa"/>
            <w:tcBorders>
              <w:top w:val="nil"/>
              <w:bottom w:val="nil"/>
            </w:tcBorders>
          </w:tcPr>
          <w:p w14:paraId="298A6A0C" w14:textId="77777777" w:rsidR="00786DD3" w:rsidRPr="00B60217" w:rsidRDefault="00786DD3" w:rsidP="006F5F53">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p>
        </w:tc>
      </w:tr>
      <w:tr w:rsidR="00CD2DBF" w:rsidRPr="00317A34" w14:paraId="77CADC98"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C6DA710" w14:textId="77777777" w:rsidR="00CD2DBF" w:rsidRPr="00317A34" w:rsidRDefault="00CD2DBF" w:rsidP="00CD2DBF">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Age</w:t>
            </w:r>
          </w:p>
        </w:tc>
        <w:tc>
          <w:tcPr>
            <w:tcW w:w="3123" w:type="dxa"/>
            <w:tcBorders>
              <w:top w:val="nil"/>
              <w:bottom w:val="nil"/>
            </w:tcBorders>
            <w:vAlign w:val="center"/>
          </w:tcPr>
          <w:p w14:paraId="15AF0E78" w14:textId="26B31AF7" w:rsidR="00CD2DBF" w:rsidRPr="00B60217" w:rsidRDefault="00CD2DBF" w:rsidP="00CD2DBF">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18 (46.2)</w:t>
            </w:r>
          </w:p>
        </w:tc>
      </w:tr>
      <w:tr w:rsidR="00CD2DBF" w:rsidRPr="00317A34" w14:paraId="6889849E"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3C7DAC9A" w14:textId="77777777" w:rsidR="00CD2DBF" w:rsidRPr="00317A34" w:rsidRDefault="00CD2DBF" w:rsidP="00CD2DBF">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Sex</w:t>
            </w:r>
          </w:p>
        </w:tc>
        <w:tc>
          <w:tcPr>
            <w:tcW w:w="3123" w:type="dxa"/>
            <w:tcBorders>
              <w:top w:val="nil"/>
              <w:bottom w:val="nil"/>
            </w:tcBorders>
            <w:vAlign w:val="center"/>
          </w:tcPr>
          <w:p w14:paraId="3C5373AD" w14:textId="65020FAB" w:rsidR="00CD2DBF" w:rsidRPr="00B60217" w:rsidRDefault="00CD2DBF" w:rsidP="00CD2DBF">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16 (41.0)</w:t>
            </w:r>
          </w:p>
        </w:tc>
      </w:tr>
      <w:tr w:rsidR="00CD2DBF" w:rsidRPr="00317A34" w14:paraId="508C9781"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EB19A41" w14:textId="77777777" w:rsidR="00CD2DBF" w:rsidRPr="00317A34" w:rsidRDefault="00CD2DBF" w:rsidP="00CD2DBF">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Ethnicity</w:t>
            </w:r>
          </w:p>
        </w:tc>
        <w:tc>
          <w:tcPr>
            <w:tcW w:w="3123" w:type="dxa"/>
            <w:tcBorders>
              <w:top w:val="nil"/>
              <w:bottom w:val="nil"/>
            </w:tcBorders>
            <w:vAlign w:val="center"/>
          </w:tcPr>
          <w:p w14:paraId="7E77AF4A" w14:textId="3450B9D7" w:rsidR="00CD2DBF" w:rsidRPr="00B60217" w:rsidRDefault="00CD2DBF" w:rsidP="00CD2DBF">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10 (25.6)</w:t>
            </w:r>
          </w:p>
        </w:tc>
      </w:tr>
      <w:tr w:rsidR="00CD2DBF" w:rsidRPr="00317A34" w14:paraId="424875A2"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3C9CFFD0" w14:textId="77777777" w:rsidR="00CD2DBF" w:rsidRPr="00317A34" w:rsidRDefault="00CD2DBF" w:rsidP="00CD2DBF">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Income or education</w:t>
            </w:r>
          </w:p>
        </w:tc>
        <w:tc>
          <w:tcPr>
            <w:tcW w:w="3123" w:type="dxa"/>
            <w:tcBorders>
              <w:top w:val="nil"/>
              <w:bottom w:val="nil"/>
            </w:tcBorders>
            <w:vAlign w:val="center"/>
          </w:tcPr>
          <w:p w14:paraId="6E0EA122" w14:textId="5C54B75F" w:rsidR="00CD2DBF" w:rsidRPr="00B60217" w:rsidRDefault="00CD2DBF" w:rsidP="00CD2DBF">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10 (25.6)</w:t>
            </w:r>
          </w:p>
        </w:tc>
      </w:tr>
      <w:tr w:rsidR="00CD2DBF" w:rsidRPr="00317A34" w14:paraId="33C20AE3"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0D5B16C" w14:textId="77777777" w:rsidR="00CD2DBF" w:rsidRPr="00317A34" w:rsidRDefault="00CD2DBF" w:rsidP="00CD2DBF">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Blood pressure level</w:t>
            </w:r>
          </w:p>
        </w:tc>
        <w:tc>
          <w:tcPr>
            <w:tcW w:w="3123" w:type="dxa"/>
            <w:tcBorders>
              <w:top w:val="nil"/>
              <w:bottom w:val="nil"/>
            </w:tcBorders>
            <w:vAlign w:val="center"/>
          </w:tcPr>
          <w:p w14:paraId="510479D0" w14:textId="0E43BF4F" w:rsidR="00CD2DBF" w:rsidRPr="00B60217" w:rsidRDefault="00CD2DBF" w:rsidP="00CD2DBF">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8 (20.5)</w:t>
            </w:r>
          </w:p>
        </w:tc>
      </w:tr>
      <w:tr w:rsidR="00CD2DBF" w:rsidRPr="00317A34" w14:paraId="71118438"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362876A4" w14:textId="77777777" w:rsidR="00CD2DBF" w:rsidRPr="00317A34" w:rsidRDefault="00CD2DBF" w:rsidP="00CD2DBF">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Other risk factors</w:t>
            </w:r>
          </w:p>
        </w:tc>
        <w:tc>
          <w:tcPr>
            <w:tcW w:w="3123" w:type="dxa"/>
            <w:tcBorders>
              <w:top w:val="nil"/>
              <w:bottom w:val="nil"/>
            </w:tcBorders>
            <w:vAlign w:val="center"/>
          </w:tcPr>
          <w:p w14:paraId="495C32B1" w14:textId="4DD35E5C" w:rsidR="00CD2DBF" w:rsidRPr="00B60217" w:rsidRDefault="00CD2DBF" w:rsidP="00CD2DBF">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8 (20.5)</w:t>
            </w:r>
          </w:p>
        </w:tc>
      </w:tr>
      <w:tr w:rsidR="00CD2DBF" w:rsidRPr="00317A34" w14:paraId="46932E28"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480A42F7" w14:textId="77777777" w:rsidR="00CD2DBF" w:rsidRPr="00317A34" w:rsidRDefault="00CD2DBF" w:rsidP="00CD2DBF">
            <w:pPr>
              <w:ind w:left="306"/>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Urban or rural</w:t>
            </w:r>
          </w:p>
        </w:tc>
        <w:tc>
          <w:tcPr>
            <w:tcW w:w="3123" w:type="dxa"/>
            <w:tcBorders>
              <w:top w:val="nil"/>
              <w:bottom w:val="nil"/>
            </w:tcBorders>
            <w:vAlign w:val="center"/>
          </w:tcPr>
          <w:p w14:paraId="4CB7E9DA" w14:textId="2FAA5406" w:rsidR="00CD2DBF" w:rsidRPr="00B60217" w:rsidRDefault="00CD2DBF" w:rsidP="00CD2DBF">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0 (0)</w:t>
            </w:r>
          </w:p>
        </w:tc>
      </w:tr>
      <w:tr w:rsidR="00786DD3" w:rsidRPr="00317A34" w14:paraId="76B450ED"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175E85D5" w14:textId="77777777" w:rsidR="00786DD3" w:rsidRPr="00317A34" w:rsidRDefault="00786DD3" w:rsidP="006F5F53">
            <w:pPr>
              <w:ind w:left="306"/>
              <w:rPr>
                <w:rFonts w:ascii="Abadi ExtraLight" w:eastAsia="Times New Roman" w:hAnsi="Abadi ExtraLight" w:cs="Arial"/>
                <w:b w:val="0"/>
                <w:bCs w:val="0"/>
                <w:kern w:val="0"/>
                <w:sz w:val="22"/>
                <w:szCs w:val="22"/>
                <w:lang w:eastAsia="en-AU"/>
                <w14:ligatures w14:val="none"/>
              </w:rPr>
            </w:pPr>
          </w:p>
        </w:tc>
        <w:tc>
          <w:tcPr>
            <w:tcW w:w="3123" w:type="dxa"/>
            <w:tcBorders>
              <w:top w:val="nil"/>
              <w:bottom w:val="nil"/>
            </w:tcBorders>
          </w:tcPr>
          <w:p w14:paraId="2040F2EE" w14:textId="77777777" w:rsidR="00786DD3" w:rsidRPr="00B60217" w:rsidRDefault="00786DD3" w:rsidP="006F5F53">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p>
        </w:tc>
      </w:tr>
      <w:tr w:rsidR="00786DD3" w:rsidRPr="00317A34" w14:paraId="16817B70"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E918456" w14:textId="77777777" w:rsidR="00786DD3" w:rsidRPr="00B60217" w:rsidRDefault="00786DD3" w:rsidP="006F5F53">
            <w:pPr>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Outcomes reported</w:t>
            </w:r>
            <w:r w:rsidRPr="00B60217">
              <w:rPr>
                <w:rFonts w:ascii="Abadi ExtraLight" w:eastAsia="Times New Roman" w:hAnsi="Abadi ExtraLight" w:cs="Arial"/>
                <w:b w:val="0"/>
                <w:bCs w:val="0"/>
                <w:kern w:val="0"/>
                <w:sz w:val="22"/>
                <w:szCs w:val="22"/>
                <w:vertAlign w:val="superscript"/>
                <w:lang w:eastAsia="en-AU"/>
                <w14:ligatures w14:val="none"/>
              </w:rPr>
              <w:t>a</w:t>
            </w:r>
          </w:p>
        </w:tc>
        <w:tc>
          <w:tcPr>
            <w:tcW w:w="3123" w:type="dxa"/>
            <w:tcBorders>
              <w:top w:val="nil"/>
              <w:bottom w:val="nil"/>
            </w:tcBorders>
          </w:tcPr>
          <w:p w14:paraId="2F8EDB58" w14:textId="77777777" w:rsidR="00786DD3" w:rsidRPr="00B60217" w:rsidRDefault="00786DD3" w:rsidP="006F5F53">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p>
        </w:tc>
      </w:tr>
      <w:tr w:rsidR="00FD2068" w:rsidRPr="00317A34" w14:paraId="1FD9202A"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00694192"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Cost savings</w:t>
            </w:r>
          </w:p>
        </w:tc>
        <w:tc>
          <w:tcPr>
            <w:tcW w:w="3123" w:type="dxa"/>
            <w:tcBorders>
              <w:top w:val="nil"/>
              <w:bottom w:val="nil"/>
            </w:tcBorders>
            <w:vAlign w:val="center"/>
          </w:tcPr>
          <w:p w14:paraId="61053542" w14:textId="049DF765" w:rsidR="00FD2068" w:rsidRPr="00B60217" w:rsidRDefault="00FD2068" w:rsidP="00FD2068">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25 (64.1)</w:t>
            </w:r>
          </w:p>
        </w:tc>
      </w:tr>
      <w:tr w:rsidR="00FD2068" w:rsidRPr="00317A34" w14:paraId="3F3752EC"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67B39E6F"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Cardiovascular events (myocardial infarction, stroke)</w:t>
            </w:r>
          </w:p>
        </w:tc>
        <w:tc>
          <w:tcPr>
            <w:tcW w:w="3123" w:type="dxa"/>
            <w:tcBorders>
              <w:top w:val="nil"/>
              <w:bottom w:val="nil"/>
            </w:tcBorders>
            <w:vAlign w:val="center"/>
          </w:tcPr>
          <w:p w14:paraId="70D1E47C" w14:textId="1CE600D9" w:rsidR="00FD2068" w:rsidRPr="00B60217" w:rsidRDefault="00FD2068" w:rsidP="00FD2068">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16 (41.0)</w:t>
            </w:r>
          </w:p>
        </w:tc>
      </w:tr>
      <w:tr w:rsidR="00FD2068" w:rsidRPr="00317A34" w14:paraId="33AD5751"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4874F489"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Quality adjusted life years</w:t>
            </w:r>
          </w:p>
        </w:tc>
        <w:tc>
          <w:tcPr>
            <w:tcW w:w="3123" w:type="dxa"/>
            <w:tcBorders>
              <w:top w:val="nil"/>
              <w:bottom w:val="nil"/>
            </w:tcBorders>
            <w:vAlign w:val="center"/>
          </w:tcPr>
          <w:p w14:paraId="49D60C94" w14:textId="33AA8F7D" w:rsidR="00FD2068" w:rsidRPr="00B60217" w:rsidRDefault="00FD2068" w:rsidP="00FD2068">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15 (38.5)</w:t>
            </w:r>
          </w:p>
        </w:tc>
      </w:tr>
      <w:tr w:rsidR="00FD2068" w:rsidRPr="00317A34" w14:paraId="0E3EE461"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1BFB9831"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Cost-effectiveness ratio</w:t>
            </w:r>
          </w:p>
        </w:tc>
        <w:tc>
          <w:tcPr>
            <w:tcW w:w="3123" w:type="dxa"/>
            <w:tcBorders>
              <w:top w:val="nil"/>
              <w:bottom w:val="nil"/>
            </w:tcBorders>
            <w:vAlign w:val="center"/>
          </w:tcPr>
          <w:p w14:paraId="1E0A5A82" w14:textId="4F9E79CA" w:rsidR="00FD2068" w:rsidRPr="00B60217" w:rsidRDefault="00FD2068" w:rsidP="00FD2068">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12 (30.8)</w:t>
            </w:r>
          </w:p>
        </w:tc>
      </w:tr>
      <w:tr w:rsidR="00FD2068" w:rsidRPr="00317A34" w14:paraId="02EB990E"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1DCC04BA"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Mortality</w:t>
            </w:r>
          </w:p>
        </w:tc>
        <w:tc>
          <w:tcPr>
            <w:tcW w:w="3123" w:type="dxa"/>
            <w:tcBorders>
              <w:top w:val="nil"/>
              <w:bottom w:val="nil"/>
            </w:tcBorders>
            <w:vAlign w:val="center"/>
          </w:tcPr>
          <w:p w14:paraId="36DE22D8" w14:textId="29B9E4C7" w:rsidR="00FD2068" w:rsidRPr="00B60217" w:rsidRDefault="00FD2068" w:rsidP="00FD2068">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10 (25.6)</w:t>
            </w:r>
          </w:p>
        </w:tc>
      </w:tr>
      <w:tr w:rsidR="00FD2068" w:rsidRPr="00317A34" w14:paraId="63061865"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235B66BC"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Blood pressure outcomes (control/reduction)</w:t>
            </w:r>
          </w:p>
        </w:tc>
        <w:tc>
          <w:tcPr>
            <w:tcW w:w="3123" w:type="dxa"/>
            <w:tcBorders>
              <w:top w:val="nil"/>
              <w:bottom w:val="nil"/>
            </w:tcBorders>
            <w:vAlign w:val="center"/>
          </w:tcPr>
          <w:p w14:paraId="0480FA11" w14:textId="695181D1" w:rsidR="00FD2068" w:rsidRPr="00B60217" w:rsidRDefault="00FD2068" w:rsidP="00FD2068">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6 (15.4)</w:t>
            </w:r>
          </w:p>
        </w:tc>
      </w:tr>
      <w:tr w:rsidR="00FD2068" w:rsidRPr="00317A34" w14:paraId="0C8F3E30"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7BE2B9B2"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Disability adjusted life years</w:t>
            </w:r>
          </w:p>
        </w:tc>
        <w:tc>
          <w:tcPr>
            <w:tcW w:w="3123" w:type="dxa"/>
            <w:tcBorders>
              <w:top w:val="nil"/>
              <w:bottom w:val="nil"/>
            </w:tcBorders>
            <w:vAlign w:val="center"/>
          </w:tcPr>
          <w:p w14:paraId="43FAEE28" w14:textId="2928A6F5" w:rsidR="00FD2068" w:rsidRPr="00B60217" w:rsidRDefault="00FD2068" w:rsidP="00FD2068">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5 (12.8)</w:t>
            </w:r>
          </w:p>
        </w:tc>
      </w:tr>
      <w:tr w:rsidR="00FD2068" w:rsidRPr="00317A34" w14:paraId="4E1D4FBC"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6E51801E" w14:textId="77777777" w:rsidR="00FD2068" w:rsidRPr="00317A34" w:rsidRDefault="00FD2068" w:rsidP="00FD2068">
            <w:pPr>
              <w:ind w:left="319"/>
              <w:rPr>
                <w:rFonts w:ascii="Abadi ExtraLight" w:eastAsia="Times New Roman" w:hAnsi="Abadi ExtraLight" w:cs="Arial"/>
                <w:b w:val="0"/>
                <w:bCs w:val="0"/>
                <w:kern w:val="0"/>
                <w:sz w:val="22"/>
                <w:szCs w:val="22"/>
                <w:lang w:eastAsia="en-AU"/>
                <w14:ligatures w14:val="none"/>
              </w:rPr>
            </w:pPr>
            <w:r w:rsidRPr="00317A34">
              <w:rPr>
                <w:rFonts w:ascii="Abadi ExtraLight" w:eastAsia="Times New Roman" w:hAnsi="Abadi ExtraLight" w:cs="Arial"/>
                <w:b w:val="0"/>
                <w:bCs w:val="0"/>
                <w:kern w:val="0"/>
                <w:sz w:val="22"/>
                <w:szCs w:val="22"/>
                <w:lang w:eastAsia="en-AU"/>
                <w14:ligatures w14:val="none"/>
              </w:rPr>
              <w:t>Dementia</w:t>
            </w:r>
          </w:p>
        </w:tc>
        <w:tc>
          <w:tcPr>
            <w:tcW w:w="3123" w:type="dxa"/>
            <w:tcBorders>
              <w:top w:val="nil"/>
              <w:bottom w:val="nil"/>
            </w:tcBorders>
            <w:vAlign w:val="center"/>
          </w:tcPr>
          <w:p w14:paraId="47ACE015" w14:textId="024975B3" w:rsidR="00FD2068" w:rsidRPr="00B60217" w:rsidRDefault="00FD2068" w:rsidP="00FD2068">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4 (10.3)</w:t>
            </w:r>
          </w:p>
        </w:tc>
      </w:tr>
      <w:tr w:rsidR="00786DD3" w:rsidRPr="00317A34" w14:paraId="6AA40E5C"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5588AB6C" w14:textId="77777777" w:rsidR="00786DD3" w:rsidRPr="00317A34" w:rsidRDefault="00786DD3" w:rsidP="006F5F53">
            <w:pPr>
              <w:rPr>
                <w:rFonts w:ascii="Abadi ExtraLight" w:eastAsia="Times New Roman" w:hAnsi="Abadi ExtraLight" w:cs="Arial"/>
                <w:b w:val="0"/>
                <w:bCs w:val="0"/>
                <w:kern w:val="0"/>
                <w:sz w:val="22"/>
                <w:szCs w:val="22"/>
                <w:lang w:eastAsia="en-AU"/>
                <w14:ligatures w14:val="none"/>
              </w:rPr>
            </w:pPr>
          </w:p>
        </w:tc>
        <w:tc>
          <w:tcPr>
            <w:tcW w:w="3123" w:type="dxa"/>
            <w:tcBorders>
              <w:top w:val="nil"/>
              <w:bottom w:val="nil"/>
            </w:tcBorders>
          </w:tcPr>
          <w:p w14:paraId="77253D0D" w14:textId="77777777" w:rsidR="00786DD3" w:rsidRPr="00B60217" w:rsidRDefault="00786DD3" w:rsidP="006F5F53">
            <w:pPr>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p>
        </w:tc>
      </w:tr>
      <w:tr w:rsidR="00786DD3" w:rsidRPr="00317A34" w14:paraId="49220E4F"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tcPr>
          <w:p w14:paraId="32C7DC54" w14:textId="77777777" w:rsidR="00786DD3" w:rsidRPr="00B60217" w:rsidRDefault="00786DD3" w:rsidP="006F5F53">
            <w:pPr>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Modelling methods</w:t>
            </w:r>
          </w:p>
        </w:tc>
        <w:tc>
          <w:tcPr>
            <w:tcW w:w="3123" w:type="dxa"/>
            <w:tcBorders>
              <w:top w:val="nil"/>
              <w:bottom w:val="nil"/>
            </w:tcBorders>
          </w:tcPr>
          <w:p w14:paraId="385C547D" w14:textId="77777777" w:rsidR="00786DD3" w:rsidRPr="00B60217" w:rsidRDefault="00786DD3" w:rsidP="006F5F53">
            <w:pPr>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p>
        </w:tc>
      </w:tr>
      <w:tr w:rsidR="00B60217" w:rsidRPr="00317A34" w14:paraId="55CBFC3F" w14:textId="77777777" w:rsidTr="007D1BA0">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3A8BD0CE" w14:textId="27135E87"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Markov / state-transition model</w:t>
            </w:r>
          </w:p>
        </w:tc>
        <w:tc>
          <w:tcPr>
            <w:tcW w:w="3123" w:type="dxa"/>
            <w:tcBorders>
              <w:top w:val="nil"/>
              <w:bottom w:val="nil"/>
            </w:tcBorders>
            <w:vAlign w:val="center"/>
          </w:tcPr>
          <w:p w14:paraId="20D63C17" w14:textId="5EE10242"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12 (30.8)</w:t>
            </w:r>
          </w:p>
        </w:tc>
      </w:tr>
      <w:tr w:rsidR="00B60217" w:rsidRPr="00317A34" w14:paraId="7115E8F1"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0D98D814" w14:textId="7995467E" w:rsidR="00B60217" w:rsidRPr="00B60217"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Microsimulation</w:t>
            </w:r>
          </w:p>
        </w:tc>
        <w:tc>
          <w:tcPr>
            <w:tcW w:w="3123" w:type="dxa"/>
            <w:tcBorders>
              <w:top w:val="nil"/>
              <w:bottom w:val="nil"/>
            </w:tcBorders>
            <w:vAlign w:val="center"/>
          </w:tcPr>
          <w:p w14:paraId="3BA62CEA" w14:textId="6EA412F5" w:rsidR="00B60217" w:rsidRPr="00B60217" w:rsidRDefault="00B60217" w:rsidP="00B60217">
            <w:pPr>
              <w:ind w:left="189" w:hanging="177"/>
              <w:jc w:val="both"/>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11 (28.2)</w:t>
            </w:r>
          </w:p>
        </w:tc>
      </w:tr>
      <w:tr w:rsidR="00B60217" w:rsidRPr="00317A34" w14:paraId="752DCB54"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709660E1" w14:textId="122258BB" w:rsidR="00B60217" w:rsidRPr="00B60217"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lastRenderedPageBreak/>
              <w:t>Hybrid / discrete-event simulation</w:t>
            </w:r>
          </w:p>
        </w:tc>
        <w:tc>
          <w:tcPr>
            <w:tcW w:w="3123" w:type="dxa"/>
            <w:tcBorders>
              <w:top w:val="nil"/>
              <w:bottom w:val="nil"/>
            </w:tcBorders>
            <w:vAlign w:val="center"/>
          </w:tcPr>
          <w:p w14:paraId="540F9757" w14:textId="47820D02"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3 (7.7)</w:t>
            </w:r>
          </w:p>
        </w:tc>
      </w:tr>
      <w:tr w:rsidR="00B60217" w:rsidRPr="00317A34" w14:paraId="641CA684"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78DE56D7" w14:textId="47E4B16F"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Population-scale simulation (CVD Policy Model etc.)</w:t>
            </w:r>
          </w:p>
        </w:tc>
        <w:tc>
          <w:tcPr>
            <w:tcW w:w="3123" w:type="dxa"/>
            <w:tcBorders>
              <w:top w:val="nil"/>
              <w:bottom w:val="nil"/>
            </w:tcBorders>
            <w:vAlign w:val="center"/>
          </w:tcPr>
          <w:p w14:paraId="04B663BB" w14:textId="3BB04CF7" w:rsidR="00B60217" w:rsidRPr="00B60217" w:rsidRDefault="00B60217" w:rsidP="00B60217">
            <w:pPr>
              <w:ind w:left="189" w:hanging="177"/>
              <w:jc w:val="both"/>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2 (5.1)</w:t>
            </w:r>
          </w:p>
        </w:tc>
      </w:tr>
      <w:tr w:rsidR="00B60217" w:rsidRPr="00317A34" w14:paraId="53C05AE3"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3A2D0EE3" w14:textId="2B33FB8A"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Spreadsheet / deterministic model</w:t>
            </w:r>
          </w:p>
        </w:tc>
        <w:tc>
          <w:tcPr>
            <w:tcW w:w="3123" w:type="dxa"/>
            <w:tcBorders>
              <w:top w:val="nil"/>
              <w:bottom w:val="nil"/>
            </w:tcBorders>
            <w:vAlign w:val="center"/>
          </w:tcPr>
          <w:p w14:paraId="6DA0FABF" w14:textId="1A372300"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1DCF7E1D"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156B86B7" w14:textId="7D44F145"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Quasi-experimental + CEA</w:t>
            </w:r>
          </w:p>
        </w:tc>
        <w:tc>
          <w:tcPr>
            <w:tcW w:w="3123" w:type="dxa"/>
            <w:tcBorders>
              <w:top w:val="nil"/>
              <w:bottom w:val="nil"/>
            </w:tcBorders>
            <w:vAlign w:val="center"/>
          </w:tcPr>
          <w:p w14:paraId="591BE28F" w14:textId="3C35708A" w:rsidR="00B60217" w:rsidRPr="00B60217" w:rsidRDefault="00B60217" w:rsidP="00B60217">
            <w:pPr>
              <w:ind w:left="189" w:hanging="177"/>
              <w:jc w:val="both"/>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5FCC6131" w14:textId="77777777" w:rsidTr="007D1BA0">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3C25E32C" w14:textId="7870497C"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System dynamics model</w:t>
            </w:r>
          </w:p>
        </w:tc>
        <w:tc>
          <w:tcPr>
            <w:tcW w:w="3123" w:type="dxa"/>
            <w:tcBorders>
              <w:top w:val="nil"/>
              <w:bottom w:val="nil"/>
            </w:tcBorders>
            <w:vAlign w:val="center"/>
          </w:tcPr>
          <w:p w14:paraId="1488D126" w14:textId="3973E41D"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171D6F5C"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3EB96C18" w14:textId="10FE4EF8"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Comparative risk assessment</w:t>
            </w:r>
          </w:p>
        </w:tc>
        <w:tc>
          <w:tcPr>
            <w:tcW w:w="3123" w:type="dxa"/>
            <w:tcBorders>
              <w:top w:val="nil"/>
              <w:bottom w:val="nil"/>
            </w:tcBorders>
            <w:vAlign w:val="center"/>
          </w:tcPr>
          <w:p w14:paraId="6A749FA5" w14:textId="43E1F084" w:rsidR="00B60217" w:rsidRPr="00B60217" w:rsidRDefault="00B60217" w:rsidP="00B60217">
            <w:pPr>
              <w:ind w:left="189" w:hanging="177"/>
              <w:jc w:val="both"/>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562AF003"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5F45DDE8" w14:textId="2FFB2F6C"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Causal inference model</w:t>
            </w:r>
          </w:p>
        </w:tc>
        <w:tc>
          <w:tcPr>
            <w:tcW w:w="3123" w:type="dxa"/>
            <w:tcBorders>
              <w:top w:val="nil"/>
              <w:bottom w:val="nil"/>
            </w:tcBorders>
            <w:vAlign w:val="center"/>
          </w:tcPr>
          <w:p w14:paraId="165F040C" w14:textId="76258593"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6CB13470"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48469102" w14:textId="7210BFC1"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Cost-avoidance model</w:t>
            </w:r>
          </w:p>
        </w:tc>
        <w:tc>
          <w:tcPr>
            <w:tcW w:w="3123" w:type="dxa"/>
            <w:tcBorders>
              <w:top w:val="nil"/>
              <w:bottom w:val="nil"/>
            </w:tcBorders>
            <w:vAlign w:val="center"/>
          </w:tcPr>
          <w:p w14:paraId="5635E579" w14:textId="58F3220F" w:rsidR="00B60217" w:rsidRPr="00B60217" w:rsidRDefault="00B60217" w:rsidP="00B60217">
            <w:pPr>
              <w:ind w:left="189" w:hanging="177"/>
              <w:jc w:val="both"/>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2D2E7045"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65359297" w14:textId="1D4E61BA" w:rsidR="00B60217" w:rsidRPr="00317A34" w:rsidRDefault="00B60217" w:rsidP="00B60217">
            <w:pPr>
              <w:ind w:left="460" w:hanging="177"/>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Decision analytic model</w:t>
            </w:r>
          </w:p>
        </w:tc>
        <w:tc>
          <w:tcPr>
            <w:tcW w:w="3123" w:type="dxa"/>
            <w:tcBorders>
              <w:top w:val="nil"/>
              <w:bottom w:val="nil"/>
            </w:tcBorders>
            <w:vAlign w:val="center"/>
          </w:tcPr>
          <w:p w14:paraId="534585E4" w14:textId="62D0C979"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1DC6B7ED"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6995C4E1" w14:textId="40B92C05" w:rsidR="00B60217" w:rsidRPr="00317A34" w:rsidRDefault="00B60217" w:rsidP="00B60217">
            <w:pPr>
              <w:ind w:left="319"/>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Longitudinal population model</w:t>
            </w:r>
          </w:p>
        </w:tc>
        <w:tc>
          <w:tcPr>
            <w:tcW w:w="3123" w:type="dxa"/>
            <w:tcBorders>
              <w:top w:val="nil"/>
              <w:bottom w:val="nil"/>
            </w:tcBorders>
            <w:vAlign w:val="center"/>
          </w:tcPr>
          <w:p w14:paraId="31AEE652" w14:textId="45681C94" w:rsidR="00B60217" w:rsidRPr="00B60217" w:rsidRDefault="00B60217" w:rsidP="00B60217">
            <w:pPr>
              <w:ind w:left="189" w:hanging="177"/>
              <w:jc w:val="both"/>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69E2807D"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1DB9EFE6" w14:textId="4F668AD1" w:rsidR="00B60217" w:rsidRPr="00B60217" w:rsidRDefault="00B60217" w:rsidP="00B60217">
            <w:pPr>
              <w:ind w:left="319"/>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Monte Carlo sampling / imputation</w:t>
            </w:r>
          </w:p>
        </w:tc>
        <w:tc>
          <w:tcPr>
            <w:tcW w:w="3123" w:type="dxa"/>
            <w:tcBorders>
              <w:top w:val="nil"/>
              <w:bottom w:val="nil"/>
            </w:tcBorders>
            <w:vAlign w:val="center"/>
          </w:tcPr>
          <w:p w14:paraId="013503E1" w14:textId="461D36E7"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1 (2.6)</w:t>
            </w:r>
          </w:p>
        </w:tc>
      </w:tr>
      <w:tr w:rsidR="00B60217" w:rsidRPr="00317A34" w14:paraId="2B7CD22D" w14:textId="77777777" w:rsidTr="007D1BA0">
        <w:tc>
          <w:tcPr>
            <w:cnfStyle w:val="001000000000" w:firstRow="0" w:lastRow="0" w:firstColumn="1" w:lastColumn="0" w:oddVBand="0" w:evenVBand="0" w:oddHBand="0" w:evenHBand="0" w:firstRowFirstColumn="0" w:firstRowLastColumn="0" w:lastRowFirstColumn="0" w:lastRowLastColumn="0"/>
            <w:tcW w:w="4957" w:type="dxa"/>
            <w:tcBorders>
              <w:top w:val="nil"/>
              <w:bottom w:val="nil"/>
            </w:tcBorders>
            <w:vAlign w:val="center"/>
          </w:tcPr>
          <w:p w14:paraId="7A865638" w14:textId="2BE851D0" w:rsidR="00B60217" w:rsidRPr="00B60217" w:rsidRDefault="00B60217" w:rsidP="00B60217">
            <w:pPr>
              <w:ind w:left="319"/>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Framingham-based / cross-sectional CUA</w:t>
            </w:r>
          </w:p>
        </w:tc>
        <w:tc>
          <w:tcPr>
            <w:tcW w:w="3123" w:type="dxa"/>
            <w:tcBorders>
              <w:top w:val="nil"/>
              <w:bottom w:val="nil"/>
            </w:tcBorders>
            <w:vAlign w:val="center"/>
          </w:tcPr>
          <w:p w14:paraId="0EA6AE63" w14:textId="69D00D4A" w:rsidR="00B60217" w:rsidRPr="00B60217" w:rsidRDefault="00B60217" w:rsidP="00B60217">
            <w:pPr>
              <w:ind w:left="189" w:hanging="177"/>
              <w:jc w:val="both"/>
              <w:cnfStyle w:val="000000000000" w:firstRow="0" w:lastRow="0" w:firstColumn="0" w:lastColumn="0" w:oddVBand="0" w:evenVBand="0" w:oddHBand="0"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2 (5.1)</w:t>
            </w:r>
          </w:p>
        </w:tc>
      </w:tr>
      <w:tr w:rsidR="00B60217" w:rsidRPr="00317A34" w14:paraId="2E61ED45" w14:textId="77777777" w:rsidTr="007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il"/>
              <w:bottom w:val="single" w:sz="18" w:space="0" w:color="auto"/>
            </w:tcBorders>
            <w:vAlign w:val="center"/>
          </w:tcPr>
          <w:p w14:paraId="73D69392" w14:textId="0A9762E5" w:rsidR="00B60217" w:rsidRPr="00B60217" w:rsidRDefault="00B60217" w:rsidP="00B60217">
            <w:pPr>
              <w:ind w:left="319"/>
              <w:rPr>
                <w:rFonts w:ascii="Abadi ExtraLight" w:eastAsia="Times New Roman" w:hAnsi="Abadi ExtraLight" w:cs="Arial"/>
                <w:b w:val="0"/>
                <w:bCs w:val="0"/>
                <w:kern w:val="0"/>
                <w:sz w:val="22"/>
                <w:szCs w:val="22"/>
                <w:lang w:eastAsia="en-AU"/>
                <w14:ligatures w14:val="none"/>
              </w:rPr>
            </w:pPr>
            <w:r w:rsidRPr="00B60217">
              <w:rPr>
                <w:rFonts w:ascii="Abadi ExtraLight" w:eastAsia="Times New Roman" w:hAnsi="Abadi ExtraLight" w:cs="Arial"/>
                <w:b w:val="0"/>
                <w:bCs w:val="0"/>
                <w:kern w:val="0"/>
                <w:sz w:val="22"/>
                <w:szCs w:val="22"/>
                <w:lang w:eastAsia="en-AU"/>
                <w14:ligatures w14:val="none"/>
              </w:rPr>
              <w:t>Not specified</w:t>
            </w:r>
          </w:p>
        </w:tc>
        <w:tc>
          <w:tcPr>
            <w:tcW w:w="3123" w:type="dxa"/>
            <w:tcBorders>
              <w:top w:val="nil"/>
              <w:bottom w:val="single" w:sz="18" w:space="0" w:color="auto"/>
            </w:tcBorders>
            <w:vAlign w:val="center"/>
          </w:tcPr>
          <w:p w14:paraId="09E84313" w14:textId="6D9AB3C3" w:rsidR="00B60217" w:rsidRPr="00B60217" w:rsidRDefault="00B60217" w:rsidP="00B60217">
            <w:pPr>
              <w:ind w:left="189" w:hanging="177"/>
              <w:jc w:val="both"/>
              <w:cnfStyle w:val="000000100000" w:firstRow="0" w:lastRow="0" w:firstColumn="0" w:lastColumn="0" w:oddVBand="0" w:evenVBand="0" w:oddHBand="1" w:evenHBand="0" w:firstRowFirstColumn="0" w:firstRowLastColumn="0" w:lastRowFirstColumn="0" w:lastRowLastColumn="0"/>
              <w:rPr>
                <w:rFonts w:ascii="Abadi ExtraLight" w:eastAsia="Times New Roman" w:hAnsi="Abadi ExtraLight" w:cs="Arial"/>
                <w:kern w:val="0"/>
                <w:sz w:val="22"/>
                <w:szCs w:val="22"/>
                <w:lang w:eastAsia="en-AU"/>
                <w14:ligatures w14:val="none"/>
              </w:rPr>
            </w:pPr>
            <w:r w:rsidRPr="00B60217">
              <w:rPr>
                <w:rFonts w:ascii="Abadi ExtraLight" w:eastAsia="Times New Roman" w:hAnsi="Abadi ExtraLight" w:cs="Arial"/>
                <w:kern w:val="0"/>
                <w:sz w:val="22"/>
                <w:szCs w:val="22"/>
                <w:lang w:eastAsia="en-AU"/>
                <w14:ligatures w14:val="none"/>
              </w:rPr>
              <w:t>0 (0)</w:t>
            </w:r>
          </w:p>
        </w:tc>
      </w:tr>
    </w:tbl>
    <w:p w14:paraId="60A1C109" w14:textId="207A3B2A" w:rsidR="004539BD" w:rsidRDefault="004539BD" w:rsidP="004539BD">
      <w:pPr>
        <w:spacing w:before="80" w:after="60"/>
      </w:pPr>
      <w:r w:rsidRPr="004539BD">
        <w:rPr>
          <w:rFonts w:ascii="Arial" w:eastAsia="Arial" w:hAnsi="Arial" w:cs="Arial"/>
          <w:color w:val="000000"/>
          <w:sz w:val="16"/>
          <w:szCs w:val="16"/>
          <w:vertAlign w:val="subscript"/>
        </w:rPr>
        <w:t>a</w:t>
      </w:r>
      <w:r>
        <w:rPr>
          <w:rFonts w:ascii="Arial" w:eastAsia="Arial" w:hAnsi="Arial" w:cs="Arial"/>
          <w:color w:val="000000"/>
          <w:sz w:val="16"/>
          <w:szCs w:val="16"/>
        </w:rPr>
        <w:t>Categories are not mutually exclusive; studies may report multiple parameters, subgroups, or outcomes. Values in red bold indicate corrected figures. Values in grey italic indicate the original (incorrect) figures. Abbreviations: CEA = cost-effectiveness analysis; CUA = cost-utility analysis; DALY = disability-adjusted life year; ICER = incremental cost-effectiveness ratio; MI = myocardial infarction; QALY = quality-adjusted life year.</w:t>
      </w:r>
    </w:p>
    <w:p w14:paraId="22EBA421" w14:textId="77777777" w:rsidR="00786DD3" w:rsidRPr="00317A34" w:rsidRDefault="00786DD3" w:rsidP="006F5F53">
      <w:pPr>
        <w:rPr>
          <w:rFonts w:ascii="Abadi ExtraLight" w:hAnsi="Abadi ExtraLight" w:cs="Arial"/>
          <w:b/>
          <w:bCs/>
          <w:sz w:val="24"/>
          <w:szCs w:val="24"/>
        </w:rPr>
      </w:pPr>
      <w:r w:rsidRPr="00317A34">
        <w:rPr>
          <w:rFonts w:ascii="Abadi ExtraLight" w:hAnsi="Abadi ExtraLight" w:cs="Arial"/>
          <w:b/>
          <w:bCs/>
          <w:sz w:val="24"/>
          <w:szCs w:val="24"/>
        </w:rPr>
        <w:br w:type="page"/>
      </w:r>
    </w:p>
    <w:p w14:paraId="35310E5A" w14:textId="1D12B17B" w:rsidR="00AD4AED" w:rsidRPr="00317A34" w:rsidRDefault="00AD4AED" w:rsidP="00E17339">
      <w:pPr>
        <w:spacing w:line="276" w:lineRule="auto"/>
        <w:rPr>
          <w:rFonts w:ascii="Abadi ExtraLight" w:hAnsi="Abadi ExtraLight" w:cs="Arial"/>
          <w:b/>
          <w:bCs/>
          <w:sz w:val="24"/>
          <w:szCs w:val="24"/>
        </w:rPr>
      </w:pPr>
      <w:r w:rsidRPr="00317A34">
        <w:rPr>
          <w:rFonts w:ascii="Abadi ExtraLight" w:hAnsi="Abadi ExtraLight" w:cs="Arial"/>
          <w:b/>
          <w:bCs/>
          <w:sz w:val="24"/>
          <w:szCs w:val="24"/>
        </w:rPr>
        <w:lastRenderedPageBreak/>
        <w:t xml:space="preserve">eSupplementary Table </w:t>
      </w:r>
      <w:r w:rsidR="0041576F" w:rsidRPr="00317A34">
        <w:rPr>
          <w:rFonts w:ascii="Abadi ExtraLight" w:hAnsi="Abadi ExtraLight" w:cs="Arial"/>
          <w:b/>
          <w:bCs/>
          <w:sz w:val="24"/>
          <w:szCs w:val="24"/>
        </w:rPr>
        <w:t>3</w:t>
      </w:r>
      <w:r w:rsidRPr="00317A34">
        <w:rPr>
          <w:rFonts w:ascii="Abadi ExtraLight" w:hAnsi="Abadi ExtraLight" w:cs="Arial"/>
          <w:b/>
          <w:bCs/>
          <w:sz w:val="24"/>
          <w:szCs w:val="24"/>
        </w:rPr>
        <w:t xml:space="preserve">. </w:t>
      </w:r>
      <w:r w:rsidR="00116388" w:rsidRPr="00317A34">
        <w:rPr>
          <w:rFonts w:ascii="Abadi ExtraLight" w:hAnsi="Abadi ExtraLight" w:cs="Arial"/>
          <w:sz w:val="24"/>
          <w:szCs w:val="24"/>
        </w:rPr>
        <w:t>S</w:t>
      </w:r>
      <w:r w:rsidR="00154630" w:rsidRPr="00317A34">
        <w:rPr>
          <w:rFonts w:ascii="Abadi ExtraLight" w:hAnsi="Abadi ExtraLight" w:cs="Arial"/>
          <w:sz w:val="24"/>
          <w:szCs w:val="24"/>
        </w:rPr>
        <w:t>imulation</w:t>
      </w:r>
      <w:r w:rsidRPr="00317A34">
        <w:rPr>
          <w:rFonts w:ascii="Abadi ExtraLight" w:hAnsi="Abadi ExtraLight" w:cs="Arial"/>
          <w:sz w:val="24"/>
          <w:szCs w:val="24"/>
        </w:rPr>
        <w:t xml:space="preserve"> models </w:t>
      </w:r>
      <w:r w:rsidR="00CE312D" w:rsidRPr="00317A34">
        <w:rPr>
          <w:rFonts w:ascii="Abadi ExtraLight" w:hAnsi="Abadi ExtraLight" w:cs="Arial"/>
          <w:sz w:val="24"/>
          <w:szCs w:val="24"/>
        </w:rPr>
        <w:t>with potential applications</w:t>
      </w:r>
      <w:r w:rsidRPr="00317A34">
        <w:rPr>
          <w:rFonts w:ascii="Abadi ExtraLight" w:hAnsi="Abadi ExtraLight" w:cs="Arial"/>
          <w:sz w:val="24"/>
          <w:szCs w:val="24"/>
        </w:rPr>
        <w:t xml:space="preserve"> </w:t>
      </w:r>
      <w:r w:rsidR="00116388" w:rsidRPr="00317A34">
        <w:rPr>
          <w:rFonts w:ascii="Abadi ExtraLight" w:hAnsi="Abadi ExtraLight" w:cs="Arial"/>
          <w:sz w:val="24"/>
          <w:szCs w:val="24"/>
        </w:rPr>
        <w:t xml:space="preserve">for </w:t>
      </w:r>
      <w:r w:rsidRPr="00317A34">
        <w:rPr>
          <w:rFonts w:ascii="Abadi ExtraLight" w:hAnsi="Abadi ExtraLight" w:cs="Arial"/>
          <w:sz w:val="24"/>
          <w:szCs w:val="24"/>
        </w:rPr>
        <w:t xml:space="preserve">assessing health gains from </w:t>
      </w:r>
      <w:r w:rsidR="00116388" w:rsidRPr="00317A34">
        <w:rPr>
          <w:rFonts w:ascii="Abadi ExtraLight" w:hAnsi="Abadi ExtraLight" w:cs="Arial"/>
          <w:sz w:val="24"/>
          <w:szCs w:val="24"/>
        </w:rPr>
        <w:t>BP control</w:t>
      </w:r>
      <w:r w:rsidRPr="00317A34">
        <w:rPr>
          <w:rFonts w:ascii="Abadi ExtraLight" w:hAnsi="Abadi ExtraLight" w:cs="Arial"/>
          <w:sz w:val="24"/>
          <w:szCs w:val="24"/>
        </w:rPr>
        <w:t xml:space="preserve"> interventions</w:t>
      </w:r>
      <w:r w:rsidRPr="00317A34">
        <w:rPr>
          <w:rFonts w:ascii="Abadi ExtraLight" w:hAnsi="Abadi ExtraLight" w:cs="Arial"/>
          <w:b/>
          <w:bCs/>
          <w:sz w:val="24"/>
          <w:szCs w:val="24"/>
        </w:rPr>
        <w:t xml:space="preserve">  </w:t>
      </w:r>
    </w:p>
    <w:tbl>
      <w:tblPr>
        <w:tblW w:w="14258" w:type="dxa"/>
        <w:tblInd w:w="142" w:type="dxa"/>
        <w:tblBorders>
          <w:top w:val="single" w:sz="4" w:space="0" w:color="auto"/>
          <w:bottom w:val="single" w:sz="4" w:space="0" w:color="auto"/>
        </w:tblBorders>
        <w:tblLook w:val="04A0" w:firstRow="1" w:lastRow="0" w:firstColumn="1" w:lastColumn="0" w:noHBand="0" w:noVBand="1"/>
      </w:tblPr>
      <w:tblGrid>
        <w:gridCol w:w="1603"/>
        <w:gridCol w:w="2436"/>
        <w:gridCol w:w="1978"/>
        <w:gridCol w:w="2664"/>
        <w:gridCol w:w="1790"/>
        <w:gridCol w:w="3787"/>
      </w:tblGrid>
      <w:tr w:rsidR="007B1DEE" w:rsidRPr="00317A34" w14:paraId="5727EEA8" w14:textId="77777777" w:rsidTr="0078164D">
        <w:trPr>
          <w:trHeight w:val="654"/>
        </w:trPr>
        <w:tc>
          <w:tcPr>
            <w:tcW w:w="1229" w:type="dxa"/>
            <w:tcBorders>
              <w:top w:val="single" w:sz="4" w:space="0" w:color="auto"/>
              <w:bottom w:val="single" w:sz="4" w:space="0" w:color="auto"/>
            </w:tcBorders>
            <w:noWrap/>
            <w:vAlign w:val="center"/>
            <w:hideMark/>
          </w:tcPr>
          <w:p w14:paraId="36006F15" w14:textId="77777777" w:rsidR="007B1DEE" w:rsidRPr="00317A34" w:rsidRDefault="007B1DEE"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Model Type</w:t>
            </w:r>
          </w:p>
        </w:tc>
        <w:tc>
          <w:tcPr>
            <w:tcW w:w="2556" w:type="dxa"/>
            <w:tcBorders>
              <w:top w:val="single" w:sz="4" w:space="0" w:color="auto"/>
              <w:bottom w:val="single" w:sz="4" w:space="0" w:color="auto"/>
            </w:tcBorders>
            <w:noWrap/>
            <w:vAlign w:val="center"/>
            <w:hideMark/>
          </w:tcPr>
          <w:p w14:paraId="49B2510B" w14:textId="77777777" w:rsidR="007B1DEE" w:rsidRPr="00317A34" w:rsidRDefault="007B1DEE"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What it is typically used for</w:t>
            </w:r>
          </w:p>
        </w:tc>
        <w:tc>
          <w:tcPr>
            <w:tcW w:w="2073" w:type="dxa"/>
            <w:tcBorders>
              <w:top w:val="single" w:sz="4" w:space="0" w:color="auto"/>
              <w:bottom w:val="single" w:sz="4" w:space="0" w:color="auto"/>
            </w:tcBorders>
            <w:noWrap/>
            <w:vAlign w:val="center"/>
            <w:hideMark/>
          </w:tcPr>
          <w:p w14:paraId="58DBF9B9" w14:textId="77777777" w:rsidR="007B1DEE" w:rsidRPr="00317A34" w:rsidRDefault="007B1DEE"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Core features</w:t>
            </w:r>
          </w:p>
        </w:tc>
        <w:tc>
          <w:tcPr>
            <w:tcW w:w="2797" w:type="dxa"/>
            <w:tcBorders>
              <w:top w:val="single" w:sz="4" w:space="0" w:color="auto"/>
              <w:bottom w:val="single" w:sz="4" w:space="0" w:color="auto"/>
            </w:tcBorders>
            <w:noWrap/>
            <w:vAlign w:val="center"/>
            <w:hideMark/>
          </w:tcPr>
          <w:p w14:paraId="0A08092C" w14:textId="77777777" w:rsidR="007B1DEE" w:rsidRPr="00317A34" w:rsidRDefault="007B1DEE"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Key limitations</w:t>
            </w:r>
          </w:p>
        </w:tc>
        <w:tc>
          <w:tcPr>
            <w:tcW w:w="1798" w:type="dxa"/>
            <w:tcBorders>
              <w:top w:val="single" w:sz="4" w:space="0" w:color="auto"/>
              <w:bottom w:val="single" w:sz="4" w:space="0" w:color="auto"/>
            </w:tcBorders>
          </w:tcPr>
          <w:p w14:paraId="11D33ABB" w14:textId="4D694657" w:rsidR="007B1DEE" w:rsidRPr="00317A34" w:rsidRDefault="00135B7D"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 xml:space="preserve">Application </w:t>
            </w:r>
            <w:r w:rsidR="00745B3A" w:rsidRPr="00317A34">
              <w:rPr>
                <w:rFonts w:ascii="Abadi ExtraLight" w:eastAsia="Times New Roman" w:hAnsi="Abadi ExtraLight" w:cs="Arial"/>
                <w:b/>
                <w:bCs/>
                <w:color w:val="000000"/>
                <w:kern w:val="0"/>
                <w:sz w:val="24"/>
                <w:szCs w:val="24"/>
                <w:lang w:eastAsia="en-AU"/>
                <w14:ligatures w14:val="none"/>
              </w:rPr>
              <w:t xml:space="preserve">for BP modelling </w:t>
            </w:r>
          </w:p>
        </w:tc>
        <w:tc>
          <w:tcPr>
            <w:tcW w:w="3805" w:type="dxa"/>
            <w:tcBorders>
              <w:top w:val="single" w:sz="4" w:space="0" w:color="auto"/>
              <w:bottom w:val="single" w:sz="4" w:space="0" w:color="auto"/>
            </w:tcBorders>
            <w:noWrap/>
            <w:vAlign w:val="center"/>
            <w:hideMark/>
          </w:tcPr>
          <w:p w14:paraId="7154A417" w14:textId="2DBB9F19" w:rsidR="007B1DEE" w:rsidRPr="00317A34" w:rsidRDefault="007B1DEE"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Key references</w:t>
            </w:r>
          </w:p>
        </w:tc>
      </w:tr>
      <w:tr w:rsidR="007B1DEE" w:rsidRPr="00317A34" w14:paraId="317F6AF1" w14:textId="77777777" w:rsidTr="0078164D">
        <w:trPr>
          <w:trHeight w:val="347"/>
        </w:trPr>
        <w:tc>
          <w:tcPr>
            <w:tcW w:w="1229" w:type="dxa"/>
            <w:tcBorders>
              <w:top w:val="single" w:sz="4" w:space="0" w:color="auto"/>
            </w:tcBorders>
            <w:noWrap/>
            <w:vAlign w:val="center"/>
            <w:hideMark/>
          </w:tcPr>
          <w:p w14:paraId="1D8D7B20" w14:textId="77777777" w:rsidR="007B1DEE" w:rsidRPr="00317A34" w:rsidRDefault="007B1DEE"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Markov (State-Transition) Models</w:t>
            </w:r>
          </w:p>
          <w:p w14:paraId="31FB76E1" w14:textId="3CDBEC67" w:rsidR="005A1E60" w:rsidRPr="00317A34" w:rsidRDefault="005A1E60"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N=</w:t>
            </w:r>
            <w:r w:rsidR="0058600A" w:rsidRPr="00317A34">
              <w:rPr>
                <w:rFonts w:ascii="Abadi ExtraLight" w:eastAsia="Times New Roman" w:hAnsi="Abadi ExtraLight" w:cs="Arial"/>
                <w:b/>
                <w:bCs/>
                <w:color w:val="000000"/>
                <w:kern w:val="0"/>
                <w:sz w:val="24"/>
                <w:szCs w:val="24"/>
                <w:lang w:eastAsia="en-AU"/>
                <w14:ligatures w14:val="none"/>
              </w:rPr>
              <w:t>7</w:t>
            </w:r>
          </w:p>
        </w:tc>
        <w:tc>
          <w:tcPr>
            <w:tcW w:w="2556" w:type="dxa"/>
            <w:tcBorders>
              <w:top w:val="single" w:sz="4" w:space="0" w:color="auto"/>
            </w:tcBorders>
            <w:noWrap/>
            <w:vAlign w:val="center"/>
            <w:hideMark/>
          </w:tcPr>
          <w:p w14:paraId="170C5308" w14:textId="77777777"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Used to represent how individuals move between health states (e.g., healthy, disease, death) over time, particularly for chronic diseases</w:t>
            </w:r>
          </w:p>
        </w:tc>
        <w:tc>
          <w:tcPr>
            <w:tcW w:w="2073" w:type="dxa"/>
            <w:tcBorders>
              <w:top w:val="single" w:sz="4" w:space="0" w:color="auto"/>
            </w:tcBorders>
            <w:noWrap/>
            <w:vAlign w:val="center"/>
            <w:hideMark/>
          </w:tcPr>
          <w:p w14:paraId="4EDA23B6" w14:textId="77777777"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Defined health states; transition probabilities; cycle length; utilities; costs; discounting</w:t>
            </w:r>
          </w:p>
        </w:tc>
        <w:tc>
          <w:tcPr>
            <w:tcW w:w="2797" w:type="dxa"/>
            <w:tcBorders>
              <w:top w:val="single" w:sz="4" w:space="0" w:color="auto"/>
            </w:tcBorders>
            <w:noWrap/>
            <w:vAlign w:val="center"/>
            <w:hideMark/>
          </w:tcPr>
          <w:p w14:paraId="2198D3BD" w14:textId="77777777"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Assumes that future transitions depend only on the current state (“memoryless” property); limited ability to account for complex disease histories</w:t>
            </w:r>
          </w:p>
        </w:tc>
        <w:tc>
          <w:tcPr>
            <w:tcW w:w="1798" w:type="dxa"/>
            <w:tcBorders>
              <w:top w:val="single" w:sz="4" w:space="0" w:color="auto"/>
            </w:tcBorders>
          </w:tcPr>
          <w:p w14:paraId="530F5DA5" w14:textId="67A93833" w:rsidR="00247D1D" w:rsidRPr="00317A34" w:rsidRDefault="00247D1D"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This can be used model long term health outcomes of BP control</w:t>
            </w:r>
            <w:r w:rsidR="003B1324" w:rsidRPr="00317A34">
              <w:rPr>
                <w:rFonts w:ascii="Abadi ExtraLight" w:eastAsia="Times New Roman" w:hAnsi="Abadi ExtraLight" w:cs="Arial"/>
                <w:color w:val="000000"/>
                <w:kern w:val="0"/>
                <w:sz w:val="24"/>
                <w:szCs w:val="24"/>
                <w:lang w:eastAsia="en-AU"/>
                <w14:ligatures w14:val="none"/>
              </w:rPr>
              <w:t>.</w:t>
            </w:r>
          </w:p>
        </w:tc>
        <w:tc>
          <w:tcPr>
            <w:tcW w:w="3805" w:type="dxa"/>
            <w:tcBorders>
              <w:top w:val="single" w:sz="4" w:space="0" w:color="auto"/>
            </w:tcBorders>
            <w:noWrap/>
            <w:vAlign w:val="center"/>
            <w:hideMark/>
          </w:tcPr>
          <w:p w14:paraId="7EFFAC3C" w14:textId="6D939D88"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Sonnenberg FA, Beck JR. </w:t>
            </w:r>
            <w:r w:rsidRPr="00317A34">
              <w:rPr>
                <w:rFonts w:ascii="Abadi ExtraLight" w:eastAsia="Times New Roman" w:hAnsi="Abadi ExtraLight" w:cs="Arial"/>
                <w:i/>
                <w:iCs/>
                <w:color w:val="000000"/>
                <w:kern w:val="0"/>
                <w:sz w:val="24"/>
                <w:szCs w:val="24"/>
                <w:lang w:eastAsia="en-AU"/>
                <w14:ligatures w14:val="none"/>
              </w:rPr>
              <w:t>Med Decis Making.</w:t>
            </w:r>
            <w:r w:rsidRPr="00317A34">
              <w:rPr>
                <w:rFonts w:ascii="Abadi ExtraLight" w:eastAsia="Times New Roman" w:hAnsi="Abadi ExtraLight" w:cs="Arial"/>
                <w:color w:val="000000"/>
                <w:kern w:val="0"/>
                <w:sz w:val="24"/>
                <w:szCs w:val="24"/>
                <w:lang w:eastAsia="en-AU"/>
                <w14:ligatures w14:val="none"/>
              </w:rPr>
              <w:t xml:space="preserve"> 1993;13:322–338. doi:10.1177/0272989X9301300409. Siebert U et al. </w:t>
            </w:r>
            <w:r w:rsidRPr="00317A34">
              <w:rPr>
                <w:rFonts w:ascii="Abadi ExtraLight" w:eastAsia="Times New Roman" w:hAnsi="Abadi ExtraLight" w:cs="Arial"/>
                <w:i/>
                <w:iCs/>
                <w:color w:val="000000"/>
                <w:kern w:val="0"/>
                <w:sz w:val="24"/>
                <w:szCs w:val="24"/>
                <w:lang w:eastAsia="en-AU"/>
                <w14:ligatures w14:val="none"/>
              </w:rPr>
              <w:t>Med Decis Making.</w:t>
            </w:r>
            <w:r w:rsidRPr="00317A34">
              <w:rPr>
                <w:rFonts w:ascii="Abadi ExtraLight" w:eastAsia="Times New Roman" w:hAnsi="Abadi ExtraLight" w:cs="Arial"/>
                <w:color w:val="000000"/>
                <w:kern w:val="0"/>
                <w:sz w:val="24"/>
                <w:szCs w:val="24"/>
                <w:lang w:eastAsia="en-AU"/>
                <w14:ligatures w14:val="none"/>
              </w:rPr>
              <w:t xml:space="preserve"> 2012;32:690–700. doi:10.1177/0272989X12458348</w:t>
            </w:r>
          </w:p>
        </w:tc>
      </w:tr>
      <w:tr w:rsidR="007B1DEE" w:rsidRPr="00317A34" w14:paraId="18B70406" w14:textId="77777777" w:rsidTr="0078164D">
        <w:trPr>
          <w:trHeight w:val="347"/>
        </w:trPr>
        <w:tc>
          <w:tcPr>
            <w:tcW w:w="1229" w:type="dxa"/>
            <w:noWrap/>
            <w:vAlign w:val="center"/>
            <w:hideMark/>
          </w:tcPr>
          <w:p w14:paraId="7D3BF945" w14:textId="77777777" w:rsidR="007B1DEE" w:rsidRPr="00317A34" w:rsidRDefault="007B1DEE"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Microsimulation Models</w:t>
            </w:r>
          </w:p>
          <w:p w14:paraId="00365DD2" w14:textId="1726216E" w:rsidR="005A1E60" w:rsidRPr="00317A34" w:rsidRDefault="005A1E60"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N=</w:t>
            </w:r>
            <w:r w:rsidR="0058600A" w:rsidRPr="00317A34">
              <w:rPr>
                <w:rFonts w:ascii="Abadi ExtraLight" w:eastAsia="Times New Roman" w:hAnsi="Abadi ExtraLight" w:cs="Arial"/>
                <w:b/>
                <w:bCs/>
                <w:color w:val="000000"/>
                <w:kern w:val="0"/>
                <w:sz w:val="24"/>
                <w:szCs w:val="24"/>
                <w:lang w:eastAsia="en-AU"/>
                <w14:ligatures w14:val="none"/>
              </w:rPr>
              <w:t>9</w:t>
            </w:r>
          </w:p>
        </w:tc>
        <w:tc>
          <w:tcPr>
            <w:tcW w:w="2556" w:type="dxa"/>
            <w:noWrap/>
            <w:vAlign w:val="center"/>
            <w:hideMark/>
          </w:tcPr>
          <w:p w14:paraId="40B9F298" w14:textId="77777777"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Model disease progression at the individual level, allowing each simulated person to have unique characteristics and risk trajectories</w:t>
            </w:r>
          </w:p>
        </w:tc>
        <w:tc>
          <w:tcPr>
            <w:tcW w:w="2073" w:type="dxa"/>
            <w:noWrap/>
            <w:vAlign w:val="center"/>
            <w:hideMark/>
          </w:tcPr>
          <w:p w14:paraId="389C78A1" w14:textId="77777777"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Individual risk factors; demographics; event history; stochastic transitions; treatment effects</w:t>
            </w:r>
          </w:p>
        </w:tc>
        <w:tc>
          <w:tcPr>
            <w:tcW w:w="2797" w:type="dxa"/>
            <w:noWrap/>
            <w:vAlign w:val="center"/>
            <w:hideMark/>
          </w:tcPr>
          <w:p w14:paraId="65CC7E52" w14:textId="77777777"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Computationally demanding; requires detailed data; results can be sensitive to modelling assumptions</w:t>
            </w:r>
          </w:p>
        </w:tc>
        <w:tc>
          <w:tcPr>
            <w:tcW w:w="1798" w:type="dxa"/>
          </w:tcPr>
          <w:p w14:paraId="713631B3" w14:textId="21F944F2" w:rsidR="007B1DEE" w:rsidRPr="00317A34" w:rsidRDefault="003B132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This can be used to model individual </w:t>
            </w:r>
            <w:r w:rsidR="00C35882" w:rsidRPr="00317A34">
              <w:rPr>
                <w:rFonts w:ascii="Abadi ExtraLight" w:eastAsia="Times New Roman" w:hAnsi="Abadi ExtraLight" w:cs="Arial"/>
                <w:color w:val="000000"/>
                <w:kern w:val="0"/>
                <w:sz w:val="24"/>
                <w:szCs w:val="24"/>
                <w:lang w:eastAsia="en-AU"/>
                <w14:ligatures w14:val="none"/>
              </w:rPr>
              <w:t>BP trajectories over time, accounting population heterogeneity.</w:t>
            </w:r>
          </w:p>
        </w:tc>
        <w:tc>
          <w:tcPr>
            <w:tcW w:w="3805" w:type="dxa"/>
            <w:noWrap/>
            <w:vAlign w:val="center"/>
            <w:hideMark/>
          </w:tcPr>
          <w:p w14:paraId="7116F4B7" w14:textId="5152D159" w:rsidR="007B1DEE" w:rsidRPr="00317A34" w:rsidRDefault="007B1DEE"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Krijkamp EM et al. </w:t>
            </w:r>
            <w:r w:rsidRPr="00317A34">
              <w:rPr>
                <w:rFonts w:ascii="Abadi ExtraLight" w:eastAsia="Times New Roman" w:hAnsi="Abadi ExtraLight" w:cs="Arial"/>
                <w:i/>
                <w:iCs/>
                <w:color w:val="000000"/>
                <w:kern w:val="0"/>
                <w:sz w:val="24"/>
                <w:szCs w:val="24"/>
                <w:lang w:eastAsia="en-AU"/>
                <w14:ligatures w14:val="none"/>
              </w:rPr>
              <w:t>Med Decis Making.</w:t>
            </w:r>
            <w:r w:rsidRPr="00317A34">
              <w:rPr>
                <w:rFonts w:ascii="Abadi ExtraLight" w:eastAsia="Times New Roman" w:hAnsi="Abadi ExtraLight" w:cs="Arial"/>
                <w:color w:val="000000"/>
                <w:kern w:val="0"/>
                <w:sz w:val="24"/>
                <w:szCs w:val="24"/>
                <w:lang w:eastAsia="en-AU"/>
                <w14:ligatures w14:val="none"/>
              </w:rPr>
              <w:t xml:space="preserve"> 2018;38:400–422. doi:10.1177/0272989X18754513</w:t>
            </w:r>
          </w:p>
        </w:tc>
      </w:tr>
      <w:tr w:rsidR="007E6E54" w:rsidRPr="00317A34" w14:paraId="6AE65720" w14:textId="77777777" w:rsidTr="0078164D">
        <w:trPr>
          <w:trHeight w:val="347"/>
        </w:trPr>
        <w:tc>
          <w:tcPr>
            <w:tcW w:w="1229" w:type="dxa"/>
            <w:noWrap/>
            <w:vAlign w:val="center"/>
          </w:tcPr>
          <w:p w14:paraId="68D27294" w14:textId="77777777"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Discrete Event Simulation (DES)</w:t>
            </w:r>
          </w:p>
          <w:p w14:paraId="14A8B145" w14:textId="6C827A12"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N=2</w:t>
            </w:r>
          </w:p>
        </w:tc>
        <w:tc>
          <w:tcPr>
            <w:tcW w:w="2556" w:type="dxa"/>
            <w:noWrap/>
            <w:vAlign w:val="center"/>
          </w:tcPr>
          <w:p w14:paraId="26A564CE" w14:textId="6491EA5D"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Model systems where events occur at specific points in time (e.g., clinic visits, hospital admissions, treatment delays)</w:t>
            </w:r>
          </w:p>
        </w:tc>
        <w:tc>
          <w:tcPr>
            <w:tcW w:w="2073" w:type="dxa"/>
            <w:noWrap/>
            <w:vAlign w:val="center"/>
          </w:tcPr>
          <w:p w14:paraId="32190A47" w14:textId="4CD8EC4B"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Time-to-event modelling; queuing systems; resource use; patient pathways</w:t>
            </w:r>
          </w:p>
        </w:tc>
        <w:tc>
          <w:tcPr>
            <w:tcW w:w="2797" w:type="dxa"/>
            <w:noWrap/>
            <w:vAlign w:val="center"/>
          </w:tcPr>
          <w:p w14:paraId="05AC1EA9" w14:textId="38EDD269"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Requires detailed time-based data; can be complex to implement</w:t>
            </w:r>
          </w:p>
        </w:tc>
        <w:tc>
          <w:tcPr>
            <w:tcW w:w="1798" w:type="dxa"/>
          </w:tcPr>
          <w:p w14:paraId="3720FD35" w14:textId="16ADE5D5"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Modelling to optimise clinical workflows/service delivery and resource allocation</w:t>
            </w:r>
          </w:p>
        </w:tc>
        <w:tc>
          <w:tcPr>
            <w:tcW w:w="3805" w:type="dxa"/>
            <w:noWrap/>
            <w:vAlign w:val="center"/>
          </w:tcPr>
          <w:p w14:paraId="079E9C7F" w14:textId="2856CE22"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Karnon J et al. </w:t>
            </w:r>
            <w:r w:rsidRPr="00317A34">
              <w:rPr>
                <w:rFonts w:ascii="Abadi ExtraLight" w:eastAsia="Times New Roman" w:hAnsi="Abadi ExtraLight" w:cs="Arial"/>
                <w:i/>
                <w:iCs/>
                <w:color w:val="000000"/>
                <w:kern w:val="0"/>
                <w:sz w:val="24"/>
                <w:szCs w:val="24"/>
                <w:lang w:eastAsia="en-AU"/>
                <w14:ligatures w14:val="none"/>
              </w:rPr>
              <w:t>Value Health.</w:t>
            </w:r>
            <w:r w:rsidRPr="00317A34">
              <w:rPr>
                <w:rFonts w:ascii="Abadi ExtraLight" w:eastAsia="Times New Roman" w:hAnsi="Abadi ExtraLight" w:cs="Arial"/>
                <w:color w:val="000000"/>
                <w:kern w:val="0"/>
                <w:sz w:val="24"/>
                <w:szCs w:val="24"/>
                <w:lang w:eastAsia="en-AU"/>
                <w14:ligatures w14:val="none"/>
              </w:rPr>
              <w:t xml:space="preserve"> 2012;15:821–827. doi:10.1016/j.jval.2012.04.013. Jun JB et al. </w:t>
            </w:r>
            <w:r w:rsidRPr="00317A34">
              <w:rPr>
                <w:rFonts w:ascii="Abadi ExtraLight" w:eastAsia="Times New Roman" w:hAnsi="Abadi ExtraLight" w:cs="Arial"/>
                <w:i/>
                <w:iCs/>
                <w:color w:val="000000"/>
                <w:kern w:val="0"/>
                <w:sz w:val="24"/>
                <w:szCs w:val="24"/>
                <w:lang w:eastAsia="en-AU"/>
                <w14:ligatures w14:val="none"/>
              </w:rPr>
              <w:t>J Oper Res Soc.</w:t>
            </w:r>
            <w:r w:rsidRPr="00317A34">
              <w:rPr>
                <w:rFonts w:ascii="Abadi ExtraLight" w:eastAsia="Times New Roman" w:hAnsi="Abadi ExtraLight" w:cs="Arial"/>
                <w:color w:val="000000"/>
                <w:kern w:val="0"/>
                <w:sz w:val="24"/>
                <w:szCs w:val="24"/>
                <w:lang w:eastAsia="en-AU"/>
                <w14:ligatures w14:val="none"/>
              </w:rPr>
              <w:t xml:space="preserve"> 1999;50:109–123.</w:t>
            </w:r>
          </w:p>
        </w:tc>
      </w:tr>
      <w:tr w:rsidR="007E6E54" w:rsidRPr="00317A34" w14:paraId="308FCEE2" w14:textId="77777777" w:rsidTr="0078164D">
        <w:trPr>
          <w:trHeight w:val="347"/>
        </w:trPr>
        <w:tc>
          <w:tcPr>
            <w:tcW w:w="1229" w:type="dxa"/>
            <w:noWrap/>
            <w:vAlign w:val="center"/>
            <w:hideMark/>
          </w:tcPr>
          <w:p w14:paraId="2C86CB94" w14:textId="77777777"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System Dynamics Models</w:t>
            </w:r>
          </w:p>
          <w:p w14:paraId="40221141" w14:textId="5925FA12"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N=0</w:t>
            </w:r>
          </w:p>
        </w:tc>
        <w:tc>
          <w:tcPr>
            <w:tcW w:w="2556" w:type="dxa"/>
            <w:noWrap/>
            <w:vAlign w:val="center"/>
            <w:hideMark/>
          </w:tcPr>
          <w:p w14:paraId="75FCB17E"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Explore how diseases and interventions evolve at the population level over time, especially where feedback mechanisms are important</w:t>
            </w:r>
          </w:p>
        </w:tc>
        <w:tc>
          <w:tcPr>
            <w:tcW w:w="2073" w:type="dxa"/>
            <w:noWrap/>
            <w:vAlign w:val="center"/>
            <w:hideMark/>
          </w:tcPr>
          <w:p w14:paraId="7A322887"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Stock-and-flow structures; feedback loops; aggregated population parameters; scenario testing</w:t>
            </w:r>
          </w:p>
        </w:tc>
        <w:tc>
          <w:tcPr>
            <w:tcW w:w="2797" w:type="dxa"/>
            <w:noWrap/>
            <w:vAlign w:val="center"/>
            <w:hideMark/>
          </w:tcPr>
          <w:p w14:paraId="7149C9B0"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More abstract; less suited for modelling individual variability; parameter uncertainty can influence results</w:t>
            </w:r>
          </w:p>
        </w:tc>
        <w:tc>
          <w:tcPr>
            <w:tcW w:w="1798" w:type="dxa"/>
          </w:tcPr>
          <w:p w14:paraId="46E556B9" w14:textId="6530A0D4"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This can be used to model hypertension care cascade as stock flows, accounting service and workforce constraints.</w:t>
            </w:r>
          </w:p>
        </w:tc>
        <w:tc>
          <w:tcPr>
            <w:tcW w:w="3805" w:type="dxa"/>
            <w:noWrap/>
            <w:vAlign w:val="center"/>
            <w:hideMark/>
          </w:tcPr>
          <w:p w14:paraId="36CB4E83" w14:textId="75F80504"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Homer JB, Hirsch GB. </w:t>
            </w:r>
            <w:r w:rsidRPr="00317A34">
              <w:rPr>
                <w:rFonts w:ascii="Abadi ExtraLight" w:eastAsia="Times New Roman" w:hAnsi="Abadi ExtraLight" w:cs="Arial"/>
                <w:i/>
                <w:iCs/>
                <w:color w:val="000000"/>
                <w:kern w:val="0"/>
                <w:sz w:val="24"/>
                <w:szCs w:val="24"/>
                <w:lang w:eastAsia="en-AU"/>
                <w14:ligatures w14:val="none"/>
              </w:rPr>
              <w:t>Am J Public Health.</w:t>
            </w:r>
            <w:r w:rsidRPr="00317A34">
              <w:rPr>
                <w:rFonts w:ascii="Abadi ExtraLight" w:eastAsia="Times New Roman" w:hAnsi="Abadi ExtraLight" w:cs="Arial"/>
                <w:color w:val="000000"/>
                <w:kern w:val="0"/>
                <w:sz w:val="24"/>
                <w:szCs w:val="24"/>
                <w:lang w:eastAsia="en-AU"/>
                <w14:ligatures w14:val="none"/>
              </w:rPr>
              <w:t xml:space="preserve"> 2006;96:452–458. doi:10.2105/AJPH.2005.062059</w:t>
            </w:r>
          </w:p>
        </w:tc>
      </w:tr>
      <w:tr w:rsidR="007E6E54" w:rsidRPr="00317A34" w14:paraId="616F36AE" w14:textId="77777777" w:rsidTr="0078164D">
        <w:trPr>
          <w:trHeight w:val="347"/>
        </w:trPr>
        <w:tc>
          <w:tcPr>
            <w:tcW w:w="1229" w:type="dxa"/>
            <w:noWrap/>
            <w:vAlign w:val="center"/>
            <w:hideMark/>
          </w:tcPr>
          <w:p w14:paraId="60DF9212" w14:textId="77777777"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Agent-Based Models (ABM)</w:t>
            </w:r>
          </w:p>
          <w:p w14:paraId="18007F08" w14:textId="16F30DE3"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N=0</w:t>
            </w:r>
          </w:p>
        </w:tc>
        <w:tc>
          <w:tcPr>
            <w:tcW w:w="2556" w:type="dxa"/>
            <w:noWrap/>
            <w:vAlign w:val="center"/>
            <w:hideMark/>
          </w:tcPr>
          <w:p w14:paraId="661621F5"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Simulate interactions between individuals and their environment, often used when behaviour and social </w:t>
            </w:r>
            <w:r w:rsidRPr="00317A34">
              <w:rPr>
                <w:rFonts w:ascii="Abadi ExtraLight" w:eastAsia="Times New Roman" w:hAnsi="Abadi ExtraLight" w:cs="Arial"/>
                <w:color w:val="000000"/>
                <w:kern w:val="0"/>
                <w:sz w:val="24"/>
                <w:szCs w:val="24"/>
                <w:lang w:eastAsia="en-AU"/>
                <w14:ligatures w14:val="none"/>
              </w:rPr>
              <w:lastRenderedPageBreak/>
              <w:t>networks influence outcomes</w:t>
            </w:r>
          </w:p>
        </w:tc>
        <w:tc>
          <w:tcPr>
            <w:tcW w:w="2073" w:type="dxa"/>
            <w:noWrap/>
            <w:vAlign w:val="center"/>
            <w:hideMark/>
          </w:tcPr>
          <w:p w14:paraId="7A219BDA"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lastRenderedPageBreak/>
              <w:t>Behavioural rules; social interactions; adaptive responses; heterogeneous agents</w:t>
            </w:r>
          </w:p>
        </w:tc>
        <w:tc>
          <w:tcPr>
            <w:tcW w:w="2797" w:type="dxa"/>
            <w:noWrap/>
            <w:vAlign w:val="center"/>
            <w:hideMark/>
          </w:tcPr>
          <w:p w14:paraId="7664F0F4"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Complex to parameterise and validate; computationally intensive; outcomes sensitive to behavioural assumptions</w:t>
            </w:r>
          </w:p>
        </w:tc>
        <w:tc>
          <w:tcPr>
            <w:tcW w:w="1798" w:type="dxa"/>
          </w:tcPr>
          <w:p w14:paraId="58B681E7" w14:textId="184D5D96"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Can be used to model behaviour change and social policy and impact on BP control </w:t>
            </w:r>
          </w:p>
        </w:tc>
        <w:tc>
          <w:tcPr>
            <w:tcW w:w="3805" w:type="dxa"/>
            <w:noWrap/>
            <w:vAlign w:val="center"/>
            <w:hideMark/>
          </w:tcPr>
          <w:p w14:paraId="197CBD19" w14:textId="3D6EA4D6"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Auchincloss AH, Diez Roux AV. </w:t>
            </w:r>
            <w:r w:rsidRPr="00317A34">
              <w:rPr>
                <w:rFonts w:ascii="Abadi ExtraLight" w:eastAsia="Times New Roman" w:hAnsi="Abadi ExtraLight" w:cs="Arial"/>
                <w:i/>
                <w:iCs/>
                <w:color w:val="000000"/>
                <w:kern w:val="0"/>
                <w:sz w:val="24"/>
                <w:szCs w:val="24"/>
                <w:lang w:eastAsia="en-AU"/>
                <w14:ligatures w14:val="none"/>
              </w:rPr>
              <w:t>Am J Epidemiol.</w:t>
            </w:r>
            <w:r w:rsidRPr="00317A34">
              <w:rPr>
                <w:rFonts w:ascii="Abadi ExtraLight" w:eastAsia="Times New Roman" w:hAnsi="Abadi ExtraLight" w:cs="Arial"/>
                <w:color w:val="000000"/>
                <w:kern w:val="0"/>
                <w:sz w:val="24"/>
                <w:szCs w:val="24"/>
                <w:lang w:eastAsia="en-AU"/>
                <w14:ligatures w14:val="none"/>
              </w:rPr>
              <w:t xml:space="preserve"> 2008;168:1–8. doi:10.1093/aje/kwn118. Epstein JM, Axtell R. </w:t>
            </w:r>
            <w:r w:rsidRPr="00317A34">
              <w:rPr>
                <w:rFonts w:ascii="Abadi ExtraLight" w:eastAsia="Times New Roman" w:hAnsi="Abadi ExtraLight" w:cs="Arial"/>
                <w:i/>
                <w:iCs/>
                <w:color w:val="000000"/>
                <w:kern w:val="0"/>
                <w:sz w:val="24"/>
                <w:szCs w:val="24"/>
                <w:lang w:eastAsia="en-AU"/>
                <w14:ligatures w14:val="none"/>
              </w:rPr>
              <w:t>Growing Artificial Societies.</w:t>
            </w:r>
            <w:r w:rsidRPr="00317A34">
              <w:rPr>
                <w:rFonts w:ascii="Abadi ExtraLight" w:eastAsia="Times New Roman" w:hAnsi="Abadi ExtraLight" w:cs="Arial"/>
                <w:color w:val="000000"/>
                <w:kern w:val="0"/>
                <w:sz w:val="24"/>
                <w:szCs w:val="24"/>
                <w:lang w:eastAsia="en-AU"/>
                <w14:ligatures w14:val="none"/>
              </w:rPr>
              <w:t xml:space="preserve"> MIT Press; 1996.</w:t>
            </w:r>
          </w:p>
        </w:tc>
      </w:tr>
      <w:tr w:rsidR="007E6E54" w:rsidRPr="00317A34" w14:paraId="235AA3CA" w14:textId="77777777" w:rsidTr="0078164D">
        <w:trPr>
          <w:trHeight w:val="347"/>
        </w:trPr>
        <w:tc>
          <w:tcPr>
            <w:tcW w:w="1229" w:type="dxa"/>
            <w:noWrap/>
            <w:vAlign w:val="center"/>
            <w:hideMark/>
          </w:tcPr>
          <w:p w14:paraId="7B0DDBED" w14:textId="77777777"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Compartmental Models</w:t>
            </w:r>
          </w:p>
          <w:p w14:paraId="68BD458C" w14:textId="13B8D41B"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N=0</w:t>
            </w:r>
          </w:p>
        </w:tc>
        <w:tc>
          <w:tcPr>
            <w:tcW w:w="2556" w:type="dxa"/>
            <w:noWrap/>
            <w:vAlign w:val="center"/>
            <w:hideMark/>
          </w:tcPr>
          <w:p w14:paraId="4021FA74"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Model how populations move between defined compartments (e.g., susceptible, diseased, treated), often used in infectious disease but also applicable to chronic conditions</w:t>
            </w:r>
          </w:p>
        </w:tc>
        <w:tc>
          <w:tcPr>
            <w:tcW w:w="2073" w:type="dxa"/>
            <w:noWrap/>
            <w:vAlign w:val="center"/>
            <w:hideMark/>
          </w:tcPr>
          <w:p w14:paraId="729211E0"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Compartment sizes; transition rates; mixing assumptions</w:t>
            </w:r>
          </w:p>
        </w:tc>
        <w:tc>
          <w:tcPr>
            <w:tcW w:w="2797" w:type="dxa"/>
            <w:noWrap/>
            <w:vAlign w:val="center"/>
            <w:hideMark/>
          </w:tcPr>
          <w:p w14:paraId="68C4A121"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Assumes homogeneous mixing; does not capture individual-level heterogeneity</w:t>
            </w:r>
          </w:p>
        </w:tc>
        <w:tc>
          <w:tcPr>
            <w:tcW w:w="1798" w:type="dxa"/>
          </w:tcPr>
          <w:p w14:paraId="7BC9F6C0" w14:textId="3BB28378"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Modelling hypertension care cascade, where intervention changes diagnosis, treatment and control rates.</w:t>
            </w:r>
          </w:p>
        </w:tc>
        <w:tc>
          <w:tcPr>
            <w:tcW w:w="3805" w:type="dxa"/>
            <w:noWrap/>
            <w:vAlign w:val="center"/>
            <w:hideMark/>
          </w:tcPr>
          <w:p w14:paraId="5A665869" w14:textId="30B0701E"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Kermack WO, McKendrick AG. </w:t>
            </w:r>
            <w:r w:rsidRPr="00317A34">
              <w:rPr>
                <w:rFonts w:ascii="Abadi ExtraLight" w:eastAsia="Times New Roman" w:hAnsi="Abadi ExtraLight" w:cs="Arial"/>
                <w:i/>
                <w:iCs/>
                <w:color w:val="000000"/>
                <w:kern w:val="0"/>
                <w:sz w:val="24"/>
                <w:szCs w:val="24"/>
                <w:lang w:eastAsia="en-AU"/>
                <w14:ligatures w14:val="none"/>
              </w:rPr>
              <w:t>Proc R Soc Lond A.</w:t>
            </w:r>
            <w:r w:rsidRPr="00317A34">
              <w:rPr>
                <w:rFonts w:ascii="Abadi ExtraLight" w:eastAsia="Times New Roman" w:hAnsi="Abadi ExtraLight" w:cs="Arial"/>
                <w:color w:val="000000"/>
                <w:kern w:val="0"/>
                <w:sz w:val="24"/>
                <w:szCs w:val="24"/>
                <w:lang w:eastAsia="en-AU"/>
                <w14:ligatures w14:val="none"/>
              </w:rPr>
              <w:t xml:space="preserve"> 1927;115:700–721. doi:10.1098/rspa.1927.0118. Hethcote HW. </w:t>
            </w:r>
            <w:r w:rsidRPr="00317A34">
              <w:rPr>
                <w:rFonts w:ascii="Abadi ExtraLight" w:eastAsia="Times New Roman" w:hAnsi="Abadi ExtraLight" w:cs="Arial"/>
                <w:i/>
                <w:iCs/>
                <w:color w:val="000000"/>
                <w:kern w:val="0"/>
                <w:sz w:val="24"/>
                <w:szCs w:val="24"/>
                <w:lang w:eastAsia="en-AU"/>
                <w14:ligatures w14:val="none"/>
              </w:rPr>
              <w:t>SIAM Rev.</w:t>
            </w:r>
            <w:r w:rsidRPr="00317A34">
              <w:rPr>
                <w:rFonts w:ascii="Abadi ExtraLight" w:eastAsia="Times New Roman" w:hAnsi="Abadi ExtraLight" w:cs="Arial"/>
                <w:color w:val="000000"/>
                <w:kern w:val="0"/>
                <w:sz w:val="24"/>
                <w:szCs w:val="24"/>
                <w:lang w:eastAsia="en-AU"/>
                <w14:ligatures w14:val="none"/>
              </w:rPr>
              <w:t xml:space="preserve"> 2000;42:599–653. doi:10.1137/S0036144500371907</w:t>
            </w:r>
          </w:p>
        </w:tc>
      </w:tr>
      <w:tr w:rsidR="007E6E54" w:rsidRPr="00317A34" w14:paraId="2F8A12CE" w14:textId="77777777" w:rsidTr="0078164D">
        <w:trPr>
          <w:trHeight w:val="347"/>
        </w:trPr>
        <w:tc>
          <w:tcPr>
            <w:tcW w:w="1229" w:type="dxa"/>
            <w:noWrap/>
            <w:vAlign w:val="center"/>
            <w:hideMark/>
          </w:tcPr>
          <w:p w14:paraId="0FECB305" w14:textId="77777777"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Hybrid Models</w:t>
            </w:r>
          </w:p>
          <w:p w14:paraId="674A4895" w14:textId="07B9A9C0" w:rsidR="007E6E54" w:rsidRPr="00317A34" w:rsidRDefault="007E6E54" w:rsidP="006F5F53">
            <w:pPr>
              <w:spacing w:after="0" w:line="240" w:lineRule="auto"/>
              <w:rPr>
                <w:rFonts w:ascii="Abadi ExtraLight" w:eastAsia="Times New Roman" w:hAnsi="Abadi ExtraLight" w:cs="Arial"/>
                <w:b/>
                <w:bCs/>
                <w:color w:val="000000"/>
                <w:kern w:val="0"/>
                <w:sz w:val="24"/>
                <w:szCs w:val="24"/>
                <w:lang w:eastAsia="en-AU"/>
                <w14:ligatures w14:val="none"/>
              </w:rPr>
            </w:pPr>
            <w:r w:rsidRPr="00317A34">
              <w:rPr>
                <w:rFonts w:ascii="Abadi ExtraLight" w:eastAsia="Times New Roman" w:hAnsi="Abadi ExtraLight" w:cs="Arial"/>
                <w:b/>
                <w:bCs/>
                <w:color w:val="000000"/>
                <w:kern w:val="0"/>
                <w:sz w:val="24"/>
                <w:szCs w:val="24"/>
                <w:lang w:eastAsia="en-AU"/>
                <w14:ligatures w14:val="none"/>
              </w:rPr>
              <w:t>N=0</w:t>
            </w:r>
          </w:p>
        </w:tc>
        <w:tc>
          <w:tcPr>
            <w:tcW w:w="2556" w:type="dxa"/>
            <w:noWrap/>
            <w:vAlign w:val="center"/>
            <w:hideMark/>
          </w:tcPr>
          <w:p w14:paraId="27CF71EB"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Combine two or more modelling approaches (e.g., DES with system dynamics, or agent-based with Markov) to capture complex systems more realistically</w:t>
            </w:r>
          </w:p>
        </w:tc>
        <w:tc>
          <w:tcPr>
            <w:tcW w:w="2073" w:type="dxa"/>
            <w:noWrap/>
            <w:vAlign w:val="center"/>
            <w:hideMark/>
          </w:tcPr>
          <w:p w14:paraId="5C520C87"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Integration of multiple modelling structures; cross-model data exchange</w:t>
            </w:r>
          </w:p>
        </w:tc>
        <w:tc>
          <w:tcPr>
            <w:tcW w:w="2797" w:type="dxa"/>
            <w:noWrap/>
            <w:vAlign w:val="center"/>
            <w:hideMark/>
          </w:tcPr>
          <w:p w14:paraId="52B76DCF" w14:textId="77777777"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Increased structural complexity; more difficult to validate; higher computational demands</w:t>
            </w:r>
          </w:p>
        </w:tc>
        <w:tc>
          <w:tcPr>
            <w:tcW w:w="1798" w:type="dxa"/>
          </w:tcPr>
          <w:p w14:paraId="4DAC6738" w14:textId="34778F1D"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Modelling a mix of individual and system-level dynamics, suitable for complex multicomponent programs.</w:t>
            </w:r>
          </w:p>
        </w:tc>
        <w:tc>
          <w:tcPr>
            <w:tcW w:w="3805" w:type="dxa"/>
            <w:noWrap/>
            <w:vAlign w:val="center"/>
            <w:hideMark/>
          </w:tcPr>
          <w:p w14:paraId="61FC8513" w14:textId="10349E5F" w:rsidR="007E6E54" w:rsidRPr="00317A34" w:rsidRDefault="007E6E54" w:rsidP="006F5F53">
            <w:pPr>
              <w:spacing w:after="0" w:line="240" w:lineRule="auto"/>
              <w:rPr>
                <w:rFonts w:ascii="Abadi ExtraLight" w:eastAsia="Times New Roman" w:hAnsi="Abadi ExtraLight" w:cs="Arial"/>
                <w:color w:val="000000"/>
                <w:kern w:val="0"/>
                <w:sz w:val="24"/>
                <w:szCs w:val="24"/>
                <w:lang w:eastAsia="en-AU"/>
                <w14:ligatures w14:val="none"/>
              </w:rPr>
            </w:pPr>
            <w:r w:rsidRPr="00317A34">
              <w:rPr>
                <w:rFonts w:ascii="Abadi ExtraLight" w:eastAsia="Times New Roman" w:hAnsi="Abadi ExtraLight" w:cs="Arial"/>
                <w:color w:val="000000"/>
                <w:kern w:val="0"/>
                <w:sz w:val="24"/>
                <w:szCs w:val="24"/>
                <w:lang w:eastAsia="en-AU"/>
                <w14:ligatures w14:val="none"/>
              </w:rPr>
              <w:t xml:space="preserve">Brailsford SC et al. </w:t>
            </w:r>
            <w:r w:rsidRPr="00317A34">
              <w:rPr>
                <w:rFonts w:ascii="Abadi ExtraLight" w:eastAsia="Times New Roman" w:hAnsi="Abadi ExtraLight" w:cs="Arial"/>
                <w:i/>
                <w:iCs/>
                <w:color w:val="000000"/>
                <w:kern w:val="0"/>
                <w:sz w:val="24"/>
                <w:szCs w:val="24"/>
                <w:lang w:eastAsia="en-AU"/>
                <w14:ligatures w14:val="none"/>
              </w:rPr>
              <w:t>Eur J Oper Res.</w:t>
            </w:r>
            <w:r w:rsidRPr="00317A34">
              <w:rPr>
                <w:rFonts w:ascii="Abadi ExtraLight" w:eastAsia="Times New Roman" w:hAnsi="Abadi ExtraLight" w:cs="Arial"/>
                <w:color w:val="000000"/>
                <w:kern w:val="0"/>
                <w:sz w:val="24"/>
                <w:szCs w:val="24"/>
                <w:lang w:eastAsia="en-AU"/>
                <w14:ligatures w14:val="none"/>
              </w:rPr>
              <w:t xml:space="preserve"> 2019;278:721–737. doi:10.1016/j.ejor.2018.10.025</w:t>
            </w:r>
          </w:p>
        </w:tc>
      </w:tr>
    </w:tbl>
    <w:p w14:paraId="5F0027B3" w14:textId="77777777" w:rsidR="00AD4AED" w:rsidRPr="00317A34" w:rsidRDefault="00AD4AED" w:rsidP="006F5F53">
      <w:pPr>
        <w:spacing w:line="480" w:lineRule="auto"/>
        <w:rPr>
          <w:rFonts w:ascii="Abadi ExtraLight" w:hAnsi="Abadi ExtraLight" w:cs="Arial"/>
          <w:b/>
          <w:bCs/>
          <w:sz w:val="24"/>
          <w:szCs w:val="24"/>
        </w:rPr>
      </w:pPr>
    </w:p>
    <w:p w14:paraId="23FFE714" w14:textId="77777777" w:rsidR="00AD4AED" w:rsidRPr="00317A34" w:rsidRDefault="00AD4AED" w:rsidP="006F5F53">
      <w:pPr>
        <w:rPr>
          <w:rFonts w:ascii="Abadi ExtraLight" w:hAnsi="Abadi ExtraLight" w:cs="Arial"/>
          <w:b/>
          <w:bCs/>
          <w:sz w:val="24"/>
          <w:szCs w:val="24"/>
        </w:rPr>
      </w:pPr>
      <w:r w:rsidRPr="00317A34">
        <w:rPr>
          <w:rFonts w:ascii="Abadi ExtraLight" w:hAnsi="Abadi ExtraLight" w:cs="Arial"/>
          <w:b/>
          <w:bCs/>
          <w:sz w:val="24"/>
          <w:szCs w:val="24"/>
        </w:rPr>
        <w:br w:type="page"/>
      </w:r>
    </w:p>
    <w:p w14:paraId="5516E871" w14:textId="60C8C642" w:rsidR="0067411B" w:rsidRPr="00E86366" w:rsidRDefault="00786DD3" w:rsidP="0067411B">
      <w:pPr>
        <w:spacing w:line="276" w:lineRule="auto"/>
        <w:rPr>
          <w:rFonts w:ascii="Abadi ExtraLight" w:hAnsi="Abadi ExtraLight" w:cs="Arial"/>
          <w:b/>
          <w:bCs/>
          <w:sz w:val="24"/>
          <w:szCs w:val="24"/>
        </w:rPr>
      </w:pPr>
      <w:r w:rsidRPr="00E86366">
        <w:rPr>
          <w:rFonts w:ascii="Abadi ExtraLight" w:hAnsi="Abadi ExtraLight" w:cs="Arial"/>
          <w:sz w:val="24"/>
          <w:szCs w:val="24"/>
        </w:rPr>
        <w:lastRenderedPageBreak/>
        <w:t xml:space="preserve">eSupplementary </w:t>
      </w:r>
      <w:r w:rsidR="02442653" w:rsidRPr="00E86366">
        <w:rPr>
          <w:rFonts w:ascii="Abadi ExtraLight" w:hAnsi="Abadi ExtraLight" w:cs="Arial"/>
          <w:sz w:val="24"/>
          <w:szCs w:val="24"/>
        </w:rPr>
        <w:t xml:space="preserve">Table </w:t>
      </w:r>
      <w:r w:rsidR="0041576F" w:rsidRPr="00E86366">
        <w:rPr>
          <w:rFonts w:ascii="Abadi ExtraLight" w:hAnsi="Abadi ExtraLight" w:cs="Arial"/>
          <w:sz w:val="24"/>
          <w:szCs w:val="24"/>
        </w:rPr>
        <w:t>4</w:t>
      </w:r>
      <w:r w:rsidR="02442653" w:rsidRPr="00E86366">
        <w:rPr>
          <w:rFonts w:ascii="Abadi ExtraLight" w:hAnsi="Abadi ExtraLight" w:cs="Arial"/>
          <w:sz w:val="24"/>
          <w:szCs w:val="24"/>
        </w:rPr>
        <w:t>.</w:t>
      </w:r>
      <w:r w:rsidR="02442653" w:rsidRPr="00E86366">
        <w:rPr>
          <w:rFonts w:ascii="Abadi ExtraLight" w:hAnsi="Abadi ExtraLight" w:cs="Arial"/>
          <w:b/>
          <w:bCs/>
          <w:sz w:val="24"/>
          <w:szCs w:val="24"/>
        </w:rPr>
        <w:t xml:space="preserve"> </w:t>
      </w:r>
      <w:r w:rsidR="0067411B" w:rsidRPr="00E86366">
        <w:rPr>
          <w:rFonts w:ascii="Abadi ExtraLight" w:hAnsi="Abadi ExtraLight" w:cs="Arial"/>
          <w:b/>
          <w:bCs/>
          <w:sz w:val="24"/>
          <w:szCs w:val="24"/>
        </w:rPr>
        <w:t>Study and Model Characteristics</w:t>
      </w:r>
    </w:p>
    <w:tbl>
      <w:tblPr>
        <w:tblW w:w="14513" w:type="dxa"/>
        <w:tblInd w:w="-14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shd w:val="clear" w:color="auto" w:fill="FFFFFF" w:themeFill="background1"/>
        <w:tblCellMar>
          <w:left w:w="10" w:type="dxa"/>
          <w:right w:w="10" w:type="dxa"/>
        </w:tblCellMar>
        <w:tblLook w:val="04A0" w:firstRow="1" w:lastRow="0" w:firstColumn="1" w:lastColumn="0" w:noHBand="0" w:noVBand="1"/>
      </w:tblPr>
      <w:tblGrid>
        <w:gridCol w:w="1560"/>
        <w:gridCol w:w="1417"/>
        <w:gridCol w:w="1843"/>
        <w:gridCol w:w="3686"/>
        <w:gridCol w:w="1341"/>
        <w:gridCol w:w="1494"/>
        <w:gridCol w:w="3172"/>
      </w:tblGrid>
      <w:tr w:rsidR="0041021C" w:rsidRPr="00E86366" w14:paraId="436F3159" w14:textId="77777777" w:rsidTr="0041021C">
        <w:trPr>
          <w:trHeight w:val="399"/>
          <w:tblHeader/>
        </w:trPr>
        <w:tc>
          <w:tcPr>
            <w:tcW w:w="1560" w:type="dxa"/>
            <w:shd w:val="clear" w:color="auto" w:fill="FFFFFF" w:themeFill="background1"/>
            <w:tcMar>
              <w:top w:w="60" w:type="dxa"/>
              <w:left w:w="100" w:type="dxa"/>
              <w:bottom w:w="60" w:type="dxa"/>
              <w:right w:w="100" w:type="dxa"/>
            </w:tcMar>
          </w:tcPr>
          <w:p w14:paraId="3316F3E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b/>
                <w:bCs/>
                <w:sz w:val="18"/>
                <w:szCs w:val="18"/>
              </w:rPr>
              <w:t>Author (Year)</w:t>
            </w:r>
          </w:p>
        </w:tc>
        <w:tc>
          <w:tcPr>
            <w:tcW w:w="1417" w:type="dxa"/>
            <w:shd w:val="clear" w:color="auto" w:fill="FFFFFF" w:themeFill="background1"/>
            <w:tcMar>
              <w:top w:w="60" w:type="dxa"/>
              <w:left w:w="100" w:type="dxa"/>
              <w:bottom w:w="60" w:type="dxa"/>
              <w:right w:w="100" w:type="dxa"/>
            </w:tcMar>
          </w:tcPr>
          <w:p w14:paraId="1298BB1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b/>
                <w:bCs/>
                <w:sz w:val="18"/>
                <w:szCs w:val="18"/>
              </w:rPr>
              <w:t>Country</w:t>
            </w:r>
          </w:p>
        </w:tc>
        <w:tc>
          <w:tcPr>
            <w:tcW w:w="1843" w:type="dxa"/>
            <w:shd w:val="clear" w:color="auto" w:fill="FFFFFF" w:themeFill="background1"/>
            <w:tcMar>
              <w:top w:w="60" w:type="dxa"/>
              <w:left w:w="100" w:type="dxa"/>
              <w:bottom w:w="60" w:type="dxa"/>
              <w:right w:w="100" w:type="dxa"/>
            </w:tcMar>
          </w:tcPr>
          <w:p w14:paraId="084F369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b/>
                <w:bCs/>
                <w:sz w:val="18"/>
                <w:szCs w:val="18"/>
              </w:rPr>
              <w:t>Model Type</w:t>
            </w:r>
          </w:p>
        </w:tc>
        <w:tc>
          <w:tcPr>
            <w:tcW w:w="3686" w:type="dxa"/>
            <w:shd w:val="clear" w:color="auto" w:fill="FFFFFF" w:themeFill="background1"/>
            <w:tcMar>
              <w:top w:w="60" w:type="dxa"/>
              <w:left w:w="100" w:type="dxa"/>
              <w:bottom w:w="60" w:type="dxa"/>
              <w:right w:w="100" w:type="dxa"/>
            </w:tcMar>
          </w:tcPr>
          <w:p w14:paraId="61EDACF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b/>
                <w:bCs/>
                <w:sz w:val="18"/>
                <w:szCs w:val="18"/>
              </w:rPr>
              <w:t>Scope</w:t>
            </w:r>
          </w:p>
        </w:tc>
        <w:tc>
          <w:tcPr>
            <w:tcW w:w="1341" w:type="dxa"/>
            <w:shd w:val="clear" w:color="auto" w:fill="FFFFFF" w:themeFill="background1"/>
            <w:tcMar>
              <w:top w:w="60" w:type="dxa"/>
              <w:left w:w="100" w:type="dxa"/>
              <w:bottom w:w="60" w:type="dxa"/>
              <w:right w:w="100" w:type="dxa"/>
            </w:tcMar>
          </w:tcPr>
          <w:p w14:paraId="7610B04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b/>
                <w:bCs/>
                <w:sz w:val="18"/>
                <w:szCs w:val="18"/>
              </w:rPr>
              <w:t>Time Steps</w:t>
            </w:r>
          </w:p>
        </w:tc>
        <w:tc>
          <w:tcPr>
            <w:tcW w:w="1494" w:type="dxa"/>
            <w:shd w:val="clear" w:color="auto" w:fill="FFFFFF" w:themeFill="background1"/>
            <w:tcMar>
              <w:top w:w="60" w:type="dxa"/>
              <w:left w:w="100" w:type="dxa"/>
              <w:bottom w:w="60" w:type="dxa"/>
              <w:right w:w="100" w:type="dxa"/>
            </w:tcMar>
          </w:tcPr>
          <w:p w14:paraId="79488BD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b/>
                <w:bCs/>
                <w:sz w:val="18"/>
                <w:szCs w:val="18"/>
              </w:rPr>
              <w:t>Time Horizon</w:t>
            </w:r>
          </w:p>
        </w:tc>
        <w:tc>
          <w:tcPr>
            <w:tcW w:w="3172" w:type="dxa"/>
            <w:shd w:val="clear" w:color="auto" w:fill="FFFFFF" w:themeFill="background1"/>
            <w:tcMar>
              <w:top w:w="60" w:type="dxa"/>
              <w:left w:w="100" w:type="dxa"/>
              <w:bottom w:w="60" w:type="dxa"/>
              <w:right w:w="100" w:type="dxa"/>
            </w:tcMar>
          </w:tcPr>
          <w:p w14:paraId="6F2A439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b/>
                <w:bCs/>
                <w:sz w:val="18"/>
                <w:szCs w:val="18"/>
              </w:rPr>
              <w:t>Sensitivity Analysis</w:t>
            </w:r>
          </w:p>
        </w:tc>
      </w:tr>
      <w:tr w:rsidR="0041021C" w:rsidRPr="00E86366" w14:paraId="7807B1CE" w14:textId="77777777" w:rsidTr="0041021C">
        <w:trPr>
          <w:trHeight w:val="832"/>
        </w:trPr>
        <w:tc>
          <w:tcPr>
            <w:tcW w:w="1560" w:type="dxa"/>
            <w:shd w:val="clear" w:color="auto" w:fill="FFFFFF" w:themeFill="background1"/>
            <w:tcMar>
              <w:top w:w="60" w:type="dxa"/>
              <w:left w:w="100" w:type="dxa"/>
              <w:bottom w:w="60" w:type="dxa"/>
              <w:right w:w="100" w:type="dxa"/>
            </w:tcMar>
          </w:tcPr>
          <w:p w14:paraId="6FA44D7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Almalki et al. (2020)</w:t>
            </w:r>
          </w:p>
        </w:tc>
        <w:tc>
          <w:tcPr>
            <w:tcW w:w="1417" w:type="dxa"/>
            <w:shd w:val="clear" w:color="auto" w:fill="FFFFFF" w:themeFill="background1"/>
            <w:tcMar>
              <w:top w:w="60" w:type="dxa"/>
              <w:left w:w="100" w:type="dxa"/>
              <w:bottom w:w="60" w:type="dxa"/>
              <w:right w:w="100" w:type="dxa"/>
            </w:tcMar>
          </w:tcPr>
          <w:p w14:paraId="0D3D5C0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Saudi Arabia</w:t>
            </w:r>
          </w:p>
        </w:tc>
        <w:tc>
          <w:tcPr>
            <w:tcW w:w="1843" w:type="dxa"/>
            <w:shd w:val="clear" w:color="auto" w:fill="FFFFFF" w:themeFill="background1"/>
            <w:tcMar>
              <w:top w:w="60" w:type="dxa"/>
              <w:left w:w="100" w:type="dxa"/>
              <w:bottom w:w="60" w:type="dxa"/>
              <w:right w:w="100" w:type="dxa"/>
            </w:tcMar>
          </w:tcPr>
          <w:p w14:paraId="060115A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Markov state-transition model</w:t>
            </w:r>
          </w:p>
        </w:tc>
        <w:tc>
          <w:tcPr>
            <w:tcW w:w="3686" w:type="dxa"/>
            <w:shd w:val="clear" w:color="auto" w:fill="FFFFFF" w:themeFill="background1"/>
            <w:tcMar>
              <w:top w:w="60" w:type="dxa"/>
              <w:left w:w="100" w:type="dxa"/>
              <w:bottom w:w="60" w:type="dxa"/>
              <w:right w:w="100" w:type="dxa"/>
            </w:tcMar>
          </w:tcPr>
          <w:p w14:paraId="72A83A3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Cost-effectiveness of intensive (&lt;120 mmHg) vs. standard (&lt;140 mmHg) SBP treatment in high-risk hypertensive patients without diabetes</w:t>
            </w:r>
          </w:p>
        </w:tc>
        <w:tc>
          <w:tcPr>
            <w:tcW w:w="1341" w:type="dxa"/>
            <w:shd w:val="clear" w:color="auto" w:fill="FFFFFF" w:themeFill="background1"/>
            <w:tcMar>
              <w:top w:w="60" w:type="dxa"/>
              <w:left w:w="100" w:type="dxa"/>
              <w:bottom w:w="60" w:type="dxa"/>
              <w:right w:w="100" w:type="dxa"/>
            </w:tcMar>
          </w:tcPr>
          <w:p w14:paraId="3ACF84E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4629D80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5–30 years</w:t>
            </w:r>
          </w:p>
        </w:tc>
        <w:tc>
          <w:tcPr>
            <w:tcW w:w="3172" w:type="dxa"/>
            <w:shd w:val="clear" w:color="auto" w:fill="FFFFFF" w:themeFill="background1"/>
            <w:tcMar>
              <w:top w:w="60" w:type="dxa"/>
              <w:left w:w="100" w:type="dxa"/>
              <w:bottom w:w="60" w:type="dxa"/>
              <w:right w:w="100" w:type="dxa"/>
            </w:tcMar>
          </w:tcPr>
          <w:p w14:paraId="4E50422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costs, probabilities, utilities  PSA (Monte Carlo)</w:t>
            </w:r>
          </w:p>
        </w:tc>
      </w:tr>
      <w:tr w:rsidR="0041021C" w:rsidRPr="00E86366" w14:paraId="06AEB6B8" w14:textId="77777777" w:rsidTr="0041021C">
        <w:trPr>
          <w:trHeight w:val="815"/>
        </w:trPr>
        <w:tc>
          <w:tcPr>
            <w:tcW w:w="1560" w:type="dxa"/>
            <w:shd w:val="clear" w:color="auto" w:fill="FFFFFF" w:themeFill="background1"/>
            <w:tcMar>
              <w:top w:w="60" w:type="dxa"/>
              <w:left w:w="100" w:type="dxa"/>
              <w:bottom w:w="60" w:type="dxa"/>
              <w:right w:w="100" w:type="dxa"/>
            </w:tcMar>
          </w:tcPr>
          <w:p w14:paraId="7496526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Ambavane et al. (2019)</w:t>
            </w:r>
          </w:p>
        </w:tc>
        <w:tc>
          <w:tcPr>
            <w:tcW w:w="1417" w:type="dxa"/>
            <w:shd w:val="clear" w:color="auto" w:fill="FFFFFF" w:themeFill="background1"/>
            <w:tcMar>
              <w:top w:w="60" w:type="dxa"/>
              <w:left w:w="100" w:type="dxa"/>
              <w:bottom w:w="60" w:type="dxa"/>
              <w:right w:w="100" w:type="dxa"/>
            </w:tcMar>
          </w:tcPr>
          <w:p w14:paraId="45E4CC1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7576FDC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w:t>
            </w:r>
          </w:p>
        </w:tc>
        <w:tc>
          <w:tcPr>
            <w:tcW w:w="3686" w:type="dxa"/>
            <w:shd w:val="clear" w:color="auto" w:fill="FFFFFF" w:themeFill="background1"/>
            <w:tcMar>
              <w:top w:w="60" w:type="dxa"/>
              <w:left w:w="100" w:type="dxa"/>
              <w:bottom w:w="60" w:type="dxa"/>
              <w:right w:w="100" w:type="dxa"/>
            </w:tcMar>
          </w:tcPr>
          <w:p w14:paraId="70F195B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Stroke incidence and mortality under transcendental meditation intervention in adults ≥25 with SBP &gt;140 mmHg over 15 years</w:t>
            </w:r>
          </w:p>
        </w:tc>
        <w:tc>
          <w:tcPr>
            <w:tcW w:w="1341" w:type="dxa"/>
            <w:shd w:val="clear" w:color="auto" w:fill="FFFFFF" w:themeFill="background1"/>
            <w:tcMar>
              <w:top w:w="60" w:type="dxa"/>
              <w:left w:w="100" w:type="dxa"/>
              <w:bottom w:w="60" w:type="dxa"/>
              <w:right w:w="100" w:type="dxa"/>
            </w:tcMar>
          </w:tcPr>
          <w:p w14:paraId="7F08E40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1321691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15 years</w:t>
            </w:r>
          </w:p>
        </w:tc>
        <w:tc>
          <w:tcPr>
            <w:tcW w:w="3172" w:type="dxa"/>
            <w:shd w:val="clear" w:color="auto" w:fill="FFFFFF" w:themeFill="background1"/>
            <w:tcMar>
              <w:top w:w="60" w:type="dxa"/>
              <w:left w:w="100" w:type="dxa"/>
              <w:bottom w:w="60" w:type="dxa"/>
              <w:right w:w="100" w:type="dxa"/>
            </w:tcMar>
          </w:tcPr>
          <w:p w14:paraId="03CA65C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and two-way SA</w:t>
            </w:r>
          </w:p>
        </w:tc>
      </w:tr>
      <w:tr w:rsidR="0041021C" w:rsidRPr="00E86366" w14:paraId="2B7A454C" w14:textId="77777777" w:rsidTr="0041021C">
        <w:trPr>
          <w:trHeight w:val="616"/>
        </w:trPr>
        <w:tc>
          <w:tcPr>
            <w:tcW w:w="1560" w:type="dxa"/>
            <w:shd w:val="clear" w:color="auto" w:fill="FFFFFF" w:themeFill="background1"/>
            <w:tcMar>
              <w:top w:w="60" w:type="dxa"/>
              <w:left w:w="100" w:type="dxa"/>
              <w:bottom w:w="60" w:type="dxa"/>
              <w:right w:w="100" w:type="dxa"/>
            </w:tcMar>
          </w:tcPr>
          <w:p w14:paraId="7AC0176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Basu et al. (2016)</w:t>
            </w:r>
          </w:p>
        </w:tc>
        <w:tc>
          <w:tcPr>
            <w:tcW w:w="1417" w:type="dxa"/>
            <w:shd w:val="clear" w:color="auto" w:fill="FFFFFF" w:themeFill="background1"/>
            <w:tcMar>
              <w:top w:w="60" w:type="dxa"/>
              <w:left w:w="100" w:type="dxa"/>
              <w:bottom w:w="60" w:type="dxa"/>
              <w:right w:w="100" w:type="dxa"/>
            </w:tcMar>
          </w:tcPr>
          <w:p w14:paraId="364ECAE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 and India</w:t>
            </w:r>
          </w:p>
        </w:tc>
        <w:tc>
          <w:tcPr>
            <w:tcW w:w="1843" w:type="dxa"/>
            <w:shd w:val="clear" w:color="auto" w:fill="FFFFFF" w:themeFill="background1"/>
            <w:tcMar>
              <w:top w:w="60" w:type="dxa"/>
              <w:left w:w="100" w:type="dxa"/>
              <w:bottom w:w="60" w:type="dxa"/>
              <w:right w:w="100" w:type="dxa"/>
            </w:tcMar>
          </w:tcPr>
          <w:p w14:paraId="07CB86F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w:t>
            </w:r>
          </w:p>
        </w:tc>
        <w:tc>
          <w:tcPr>
            <w:tcW w:w="3686" w:type="dxa"/>
            <w:shd w:val="clear" w:color="auto" w:fill="FFFFFF" w:themeFill="background1"/>
            <w:tcMar>
              <w:top w:w="60" w:type="dxa"/>
              <w:left w:w="100" w:type="dxa"/>
              <w:bottom w:w="60" w:type="dxa"/>
              <w:right w:w="100" w:type="dxa"/>
            </w:tcMar>
          </w:tcPr>
          <w:p w14:paraId="26068E2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Compares benefit-based tailored treatment (BTT), treat-to-target (TTT), and hybrid BP strategies for CVD mortality reduction</w:t>
            </w:r>
          </w:p>
        </w:tc>
        <w:tc>
          <w:tcPr>
            <w:tcW w:w="1341" w:type="dxa"/>
            <w:shd w:val="clear" w:color="auto" w:fill="FFFFFF" w:themeFill="background1"/>
            <w:tcMar>
              <w:top w:w="60" w:type="dxa"/>
              <w:left w:w="100" w:type="dxa"/>
              <w:bottom w:w="60" w:type="dxa"/>
              <w:right w:w="100" w:type="dxa"/>
            </w:tcMar>
          </w:tcPr>
          <w:p w14:paraId="6488136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535D612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4066313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PSA</w:t>
            </w:r>
          </w:p>
        </w:tc>
      </w:tr>
      <w:tr w:rsidR="0041021C" w:rsidRPr="00E86366" w14:paraId="26F981F9" w14:textId="77777777" w:rsidTr="0041021C">
        <w:trPr>
          <w:trHeight w:val="616"/>
        </w:trPr>
        <w:tc>
          <w:tcPr>
            <w:tcW w:w="1560" w:type="dxa"/>
            <w:shd w:val="clear" w:color="auto" w:fill="FFFFFF" w:themeFill="background1"/>
            <w:tcMar>
              <w:top w:w="60" w:type="dxa"/>
              <w:left w:w="100" w:type="dxa"/>
              <w:bottom w:w="60" w:type="dxa"/>
              <w:right w:w="100" w:type="dxa"/>
            </w:tcMar>
          </w:tcPr>
          <w:p w14:paraId="6F589E8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Boersma et al. (2007)</w:t>
            </w:r>
          </w:p>
        </w:tc>
        <w:tc>
          <w:tcPr>
            <w:tcW w:w="1417" w:type="dxa"/>
            <w:shd w:val="clear" w:color="auto" w:fill="FFFFFF" w:themeFill="background1"/>
            <w:tcMar>
              <w:top w:w="60" w:type="dxa"/>
              <w:left w:w="100" w:type="dxa"/>
              <w:bottom w:w="60" w:type="dxa"/>
              <w:right w:w="100" w:type="dxa"/>
            </w:tcMar>
          </w:tcPr>
          <w:p w14:paraId="35C6C40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Netherlands</w:t>
            </w:r>
          </w:p>
        </w:tc>
        <w:tc>
          <w:tcPr>
            <w:tcW w:w="1843" w:type="dxa"/>
            <w:shd w:val="clear" w:color="auto" w:fill="FFFFFF" w:themeFill="background1"/>
            <w:tcMar>
              <w:top w:w="60" w:type="dxa"/>
              <w:left w:w="100" w:type="dxa"/>
              <w:bottom w:w="60" w:type="dxa"/>
              <w:right w:w="100" w:type="dxa"/>
            </w:tcMar>
          </w:tcPr>
          <w:p w14:paraId="255A83A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Cost-effectiveness analysis</w:t>
            </w:r>
          </w:p>
        </w:tc>
        <w:tc>
          <w:tcPr>
            <w:tcW w:w="3686" w:type="dxa"/>
            <w:shd w:val="clear" w:color="auto" w:fill="FFFFFF" w:themeFill="background1"/>
            <w:tcMar>
              <w:top w:w="60" w:type="dxa"/>
              <w:left w:w="100" w:type="dxa"/>
              <w:bottom w:w="60" w:type="dxa"/>
              <w:right w:w="100" w:type="dxa"/>
            </w:tcMar>
          </w:tcPr>
          <w:p w14:paraId="1C78777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Cost-effectiveness of losartan vs. atenolol for stroke prevention (LIFE trial data)</w:t>
            </w:r>
          </w:p>
        </w:tc>
        <w:tc>
          <w:tcPr>
            <w:tcW w:w="1341" w:type="dxa"/>
            <w:shd w:val="clear" w:color="auto" w:fill="FFFFFF" w:themeFill="background1"/>
            <w:tcMar>
              <w:top w:w="60" w:type="dxa"/>
              <w:left w:w="100" w:type="dxa"/>
              <w:bottom w:w="60" w:type="dxa"/>
              <w:right w:w="100" w:type="dxa"/>
            </w:tcMar>
          </w:tcPr>
          <w:p w14:paraId="548C61C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5.5-year trial + lifetime extrapolation</w:t>
            </w:r>
          </w:p>
        </w:tc>
        <w:tc>
          <w:tcPr>
            <w:tcW w:w="1494" w:type="dxa"/>
            <w:shd w:val="clear" w:color="auto" w:fill="FFFFFF" w:themeFill="background1"/>
            <w:tcMar>
              <w:top w:w="60" w:type="dxa"/>
              <w:left w:w="100" w:type="dxa"/>
              <w:bottom w:w="60" w:type="dxa"/>
              <w:right w:w="100" w:type="dxa"/>
            </w:tcMar>
          </w:tcPr>
          <w:p w14:paraId="2890F78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5C759C4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Varied discount rates  stroke costs varied  bootstrapping (1,000 simulations)</w:t>
            </w:r>
          </w:p>
        </w:tc>
      </w:tr>
      <w:tr w:rsidR="0041021C" w:rsidRPr="00E86366" w14:paraId="30413057" w14:textId="77777777" w:rsidTr="0041021C">
        <w:trPr>
          <w:trHeight w:val="599"/>
        </w:trPr>
        <w:tc>
          <w:tcPr>
            <w:tcW w:w="1560" w:type="dxa"/>
            <w:shd w:val="clear" w:color="auto" w:fill="FFFFFF" w:themeFill="background1"/>
            <w:tcMar>
              <w:top w:w="60" w:type="dxa"/>
              <w:left w:w="100" w:type="dxa"/>
              <w:bottom w:w="60" w:type="dxa"/>
              <w:right w:w="100" w:type="dxa"/>
            </w:tcMar>
          </w:tcPr>
          <w:p w14:paraId="7B5A842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Bryant et al. (2021)</w:t>
            </w:r>
          </w:p>
        </w:tc>
        <w:tc>
          <w:tcPr>
            <w:tcW w:w="1417" w:type="dxa"/>
            <w:shd w:val="clear" w:color="auto" w:fill="FFFFFF" w:themeFill="background1"/>
            <w:tcMar>
              <w:top w:w="60" w:type="dxa"/>
              <w:left w:w="100" w:type="dxa"/>
              <w:bottom w:w="60" w:type="dxa"/>
              <w:right w:w="100" w:type="dxa"/>
            </w:tcMar>
          </w:tcPr>
          <w:p w14:paraId="5A8CFAD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6D7F5A1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Hybrid discrete-event simulation</w:t>
            </w:r>
          </w:p>
        </w:tc>
        <w:tc>
          <w:tcPr>
            <w:tcW w:w="3686" w:type="dxa"/>
            <w:shd w:val="clear" w:color="auto" w:fill="FFFFFF" w:themeFill="background1"/>
            <w:tcMar>
              <w:top w:w="60" w:type="dxa"/>
              <w:left w:w="100" w:type="dxa"/>
              <w:bottom w:w="60" w:type="dxa"/>
              <w:right w:w="100" w:type="dxa"/>
            </w:tcMar>
          </w:tcPr>
          <w:p w14:paraId="49AF7A8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10-year costs and health gains of LABBPS pharmacist intervention in hypertensive Black men</w:t>
            </w:r>
          </w:p>
        </w:tc>
        <w:tc>
          <w:tcPr>
            <w:tcW w:w="1341" w:type="dxa"/>
            <w:shd w:val="clear" w:color="auto" w:fill="FFFFFF" w:themeFill="background1"/>
            <w:tcMar>
              <w:top w:w="60" w:type="dxa"/>
              <w:left w:w="100" w:type="dxa"/>
              <w:bottom w:w="60" w:type="dxa"/>
              <w:right w:w="100" w:type="dxa"/>
            </w:tcMar>
          </w:tcPr>
          <w:p w14:paraId="6BFD193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67BD09F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5A34A23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three adherence/duration scenarios  PSA: 500 iterations</w:t>
            </w:r>
          </w:p>
        </w:tc>
      </w:tr>
      <w:tr w:rsidR="0041021C" w:rsidRPr="00E86366" w14:paraId="2B4E8130" w14:textId="77777777" w:rsidTr="0041021C">
        <w:trPr>
          <w:trHeight w:val="616"/>
        </w:trPr>
        <w:tc>
          <w:tcPr>
            <w:tcW w:w="1560" w:type="dxa"/>
            <w:shd w:val="clear" w:color="auto" w:fill="FFFFFF" w:themeFill="background1"/>
            <w:tcMar>
              <w:top w:w="60" w:type="dxa"/>
              <w:left w:w="100" w:type="dxa"/>
              <w:bottom w:w="60" w:type="dxa"/>
              <w:right w:w="100" w:type="dxa"/>
            </w:tcMar>
          </w:tcPr>
          <w:p w14:paraId="1E7FD1F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Bryant et al. (2023)</w:t>
            </w:r>
          </w:p>
        </w:tc>
        <w:tc>
          <w:tcPr>
            <w:tcW w:w="1417" w:type="dxa"/>
            <w:shd w:val="clear" w:color="auto" w:fill="FFFFFF" w:themeFill="background1"/>
            <w:tcMar>
              <w:top w:w="60" w:type="dxa"/>
              <w:left w:w="100" w:type="dxa"/>
              <w:bottom w:w="60" w:type="dxa"/>
              <w:right w:w="100" w:type="dxa"/>
            </w:tcMar>
          </w:tcPr>
          <w:p w14:paraId="28A6D2A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22EC86B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Hybrid discrete-event simulation</w:t>
            </w:r>
          </w:p>
        </w:tc>
        <w:tc>
          <w:tcPr>
            <w:tcW w:w="3686" w:type="dxa"/>
            <w:shd w:val="clear" w:color="auto" w:fill="FFFFFF" w:themeFill="background1"/>
            <w:tcMar>
              <w:top w:w="60" w:type="dxa"/>
              <w:left w:w="100" w:type="dxa"/>
              <w:bottom w:w="60" w:type="dxa"/>
              <w:right w:w="100" w:type="dxa"/>
            </w:tcMar>
          </w:tcPr>
          <w:p w14:paraId="66FA0FB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Long-term BP outcomes, CVD events, healthcare costs, survival, and QALYs under team-based care</w:t>
            </w:r>
          </w:p>
        </w:tc>
        <w:tc>
          <w:tcPr>
            <w:tcW w:w="1341" w:type="dxa"/>
            <w:shd w:val="clear" w:color="auto" w:fill="FFFFFF" w:themeFill="background1"/>
            <w:tcMar>
              <w:top w:w="60" w:type="dxa"/>
              <w:left w:w="100" w:type="dxa"/>
              <w:bottom w:w="60" w:type="dxa"/>
              <w:right w:w="100" w:type="dxa"/>
            </w:tcMar>
          </w:tcPr>
          <w:p w14:paraId="2239165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031B49C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48E8F01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Varied TBC visit frequency, medication titration, TBC duration (1, 5, 10 years)</w:t>
            </w:r>
          </w:p>
        </w:tc>
      </w:tr>
      <w:tr w:rsidR="0041021C" w:rsidRPr="00E86366" w14:paraId="15E94CFD" w14:textId="77777777" w:rsidTr="0041021C">
        <w:trPr>
          <w:trHeight w:val="616"/>
        </w:trPr>
        <w:tc>
          <w:tcPr>
            <w:tcW w:w="1560" w:type="dxa"/>
            <w:shd w:val="clear" w:color="auto" w:fill="FFFFFF" w:themeFill="background1"/>
            <w:tcMar>
              <w:top w:w="60" w:type="dxa"/>
              <w:left w:w="100" w:type="dxa"/>
              <w:bottom w:w="60" w:type="dxa"/>
              <w:right w:w="100" w:type="dxa"/>
            </w:tcMar>
          </w:tcPr>
          <w:p w14:paraId="1F40C4B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Burke et al. (2024)</w:t>
            </w:r>
          </w:p>
        </w:tc>
        <w:tc>
          <w:tcPr>
            <w:tcW w:w="1417" w:type="dxa"/>
            <w:shd w:val="clear" w:color="auto" w:fill="FFFFFF" w:themeFill="background1"/>
            <w:tcMar>
              <w:top w:w="60" w:type="dxa"/>
              <w:left w:w="100" w:type="dxa"/>
              <w:bottom w:w="60" w:type="dxa"/>
              <w:right w:w="100" w:type="dxa"/>
            </w:tcMar>
          </w:tcPr>
          <w:p w14:paraId="12C72DE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7E38715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w:t>
            </w:r>
          </w:p>
        </w:tc>
        <w:tc>
          <w:tcPr>
            <w:tcW w:w="3686" w:type="dxa"/>
            <w:shd w:val="clear" w:color="auto" w:fill="FFFFFF" w:themeFill="background1"/>
            <w:tcMar>
              <w:top w:w="60" w:type="dxa"/>
              <w:left w:w="100" w:type="dxa"/>
              <w:bottom w:w="60" w:type="dxa"/>
              <w:right w:w="100" w:type="dxa"/>
            </w:tcMar>
          </w:tcPr>
          <w:p w14:paraId="566238C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 stroke, dementia, cognitive performance, and mortality under population-level BP treatment strategies</w:t>
            </w:r>
          </w:p>
        </w:tc>
        <w:tc>
          <w:tcPr>
            <w:tcW w:w="1341" w:type="dxa"/>
            <w:shd w:val="clear" w:color="auto" w:fill="FFFFFF" w:themeFill="background1"/>
            <w:tcMar>
              <w:top w:w="60" w:type="dxa"/>
              <w:left w:w="100" w:type="dxa"/>
              <w:bottom w:w="60" w:type="dxa"/>
              <w:right w:w="100" w:type="dxa"/>
            </w:tcMar>
          </w:tcPr>
          <w:p w14:paraId="1129207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71CEED2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2A6C403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Varied baseline BP  matched population analysis  dementia risk distributions</w:t>
            </w:r>
          </w:p>
        </w:tc>
      </w:tr>
      <w:tr w:rsidR="0041021C" w:rsidRPr="00E86366" w14:paraId="0B8959C3" w14:textId="77777777" w:rsidTr="0041021C">
        <w:trPr>
          <w:trHeight w:val="616"/>
        </w:trPr>
        <w:tc>
          <w:tcPr>
            <w:tcW w:w="1560" w:type="dxa"/>
            <w:shd w:val="clear" w:color="auto" w:fill="FFFFFF" w:themeFill="background1"/>
            <w:tcMar>
              <w:top w:w="60" w:type="dxa"/>
              <w:left w:w="100" w:type="dxa"/>
              <w:bottom w:w="60" w:type="dxa"/>
              <w:right w:w="100" w:type="dxa"/>
            </w:tcMar>
          </w:tcPr>
          <w:p w14:paraId="25BEF50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Burke et al. (2024)</w:t>
            </w:r>
          </w:p>
        </w:tc>
        <w:tc>
          <w:tcPr>
            <w:tcW w:w="1417" w:type="dxa"/>
            <w:shd w:val="clear" w:color="auto" w:fill="FFFFFF" w:themeFill="background1"/>
            <w:tcMar>
              <w:top w:w="60" w:type="dxa"/>
              <w:left w:w="100" w:type="dxa"/>
              <w:bottom w:w="60" w:type="dxa"/>
              <w:right w:w="100" w:type="dxa"/>
            </w:tcMar>
          </w:tcPr>
          <w:p w14:paraId="29CA1A2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495A2E7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w:t>
            </w:r>
          </w:p>
        </w:tc>
        <w:tc>
          <w:tcPr>
            <w:tcW w:w="3686" w:type="dxa"/>
            <w:shd w:val="clear" w:color="auto" w:fill="FFFFFF" w:themeFill="background1"/>
            <w:tcMar>
              <w:top w:w="60" w:type="dxa"/>
              <w:left w:w="100" w:type="dxa"/>
              <w:bottom w:w="60" w:type="dxa"/>
              <w:right w:w="100" w:type="dxa"/>
            </w:tcMar>
          </w:tcPr>
          <w:p w14:paraId="23B6A04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ASCVD, dementia, and mortality across the life course  individual- and population-level BP treatment strategies</w:t>
            </w:r>
          </w:p>
        </w:tc>
        <w:tc>
          <w:tcPr>
            <w:tcW w:w="1341" w:type="dxa"/>
            <w:shd w:val="clear" w:color="auto" w:fill="FFFFFF" w:themeFill="background1"/>
            <w:tcMar>
              <w:top w:w="60" w:type="dxa"/>
              <w:left w:w="100" w:type="dxa"/>
              <w:bottom w:w="60" w:type="dxa"/>
              <w:right w:w="100" w:type="dxa"/>
            </w:tcMar>
          </w:tcPr>
          <w:p w14:paraId="3030352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44735C0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189E49F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Varied BP intensity/timing  dementia recalibration  usual vs. intensive BP control  QALY gains by BP quartile</w:t>
            </w:r>
          </w:p>
        </w:tc>
      </w:tr>
      <w:tr w:rsidR="0041021C" w:rsidRPr="00E86366" w14:paraId="0F7F2A59" w14:textId="77777777" w:rsidTr="0041021C">
        <w:trPr>
          <w:trHeight w:val="616"/>
        </w:trPr>
        <w:tc>
          <w:tcPr>
            <w:tcW w:w="1560" w:type="dxa"/>
            <w:shd w:val="clear" w:color="auto" w:fill="FFFFFF" w:themeFill="background1"/>
            <w:tcMar>
              <w:top w:w="60" w:type="dxa"/>
              <w:left w:w="100" w:type="dxa"/>
              <w:bottom w:w="60" w:type="dxa"/>
              <w:right w:w="100" w:type="dxa"/>
            </w:tcMar>
          </w:tcPr>
          <w:p w14:paraId="0F0450C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Cazarim et al. (2018)</w:t>
            </w:r>
          </w:p>
        </w:tc>
        <w:tc>
          <w:tcPr>
            <w:tcW w:w="1417" w:type="dxa"/>
            <w:shd w:val="clear" w:color="auto" w:fill="FFFFFF" w:themeFill="background1"/>
            <w:tcMar>
              <w:top w:w="60" w:type="dxa"/>
              <w:left w:w="100" w:type="dxa"/>
              <w:bottom w:w="60" w:type="dxa"/>
              <w:right w:w="100" w:type="dxa"/>
            </w:tcMar>
          </w:tcPr>
          <w:p w14:paraId="339CC56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Brazil</w:t>
            </w:r>
          </w:p>
        </w:tc>
        <w:tc>
          <w:tcPr>
            <w:tcW w:w="1843" w:type="dxa"/>
            <w:shd w:val="clear" w:color="auto" w:fill="FFFFFF" w:themeFill="background1"/>
            <w:tcMar>
              <w:top w:w="60" w:type="dxa"/>
              <w:left w:w="100" w:type="dxa"/>
              <w:bottom w:w="60" w:type="dxa"/>
              <w:right w:w="100" w:type="dxa"/>
            </w:tcMar>
          </w:tcPr>
          <w:p w14:paraId="204CEC3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Quasi-experimental  CEA</w:t>
            </w:r>
          </w:p>
        </w:tc>
        <w:tc>
          <w:tcPr>
            <w:tcW w:w="3686" w:type="dxa"/>
            <w:shd w:val="clear" w:color="auto" w:fill="FFFFFF" w:themeFill="background1"/>
            <w:tcMar>
              <w:top w:w="60" w:type="dxa"/>
              <w:left w:w="100" w:type="dxa"/>
              <w:bottom w:w="60" w:type="dxa"/>
              <w:right w:w="100" w:type="dxa"/>
            </w:tcMar>
          </w:tcPr>
          <w:p w14:paraId="420EA28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Cost-effectiveness of pharmaceutical care vs. conventional care in Brazil's public health system</w:t>
            </w:r>
          </w:p>
        </w:tc>
        <w:tc>
          <w:tcPr>
            <w:tcW w:w="1341" w:type="dxa"/>
            <w:shd w:val="clear" w:color="auto" w:fill="FFFFFF" w:themeFill="background1"/>
            <w:tcMar>
              <w:top w:w="60" w:type="dxa"/>
              <w:left w:w="100" w:type="dxa"/>
              <w:bottom w:w="60" w:type="dxa"/>
              <w:right w:w="100" w:type="dxa"/>
            </w:tcMar>
          </w:tcPr>
          <w:p w14:paraId="467D860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588CBAB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7 years</w:t>
            </w:r>
          </w:p>
        </w:tc>
        <w:tc>
          <w:tcPr>
            <w:tcW w:w="3172" w:type="dxa"/>
            <w:shd w:val="clear" w:color="auto" w:fill="FFFFFF" w:themeFill="background1"/>
            <w:tcMar>
              <w:top w:w="60" w:type="dxa"/>
              <w:left w:w="100" w:type="dxa"/>
              <w:bottom w:w="60" w:type="dxa"/>
              <w:right w:w="100" w:type="dxa"/>
            </w:tcMar>
          </w:tcPr>
          <w:p w14:paraId="29E3494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Monte Carlo (10,000 iterations)  one-way SA</w:t>
            </w:r>
          </w:p>
        </w:tc>
      </w:tr>
      <w:tr w:rsidR="0041021C" w:rsidRPr="00E86366" w14:paraId="18234952" w14:textId="77777777" w:rsidTr="0041021C">
        <w:trPr>
          <w:trHeight w:val="616"/>
        </w:trPr>
        <w:tc>
          <w:tcPr>
            <w:tcW w:w="1560" w:type="dxa"/>
            <w:shd w:val="clear" w:color="auto" w:fill="FFFFFF" w:themeFill="background1"/>
            <w:tcMar>
              <w:top w:w="60" w:type="dxa"/>
              <w:left w:w="100" w:type="dxa"/>
              <w:bottom w:w="60" w:type="dxa"/>
              <w:right w:w="100" w:type="dxa"/>
            </w:tcMar>
          </w:tcPr>
          <w:p w14:paraId="3424721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Chay et al. (2024)</w:t>
            </w:r>
          </w:p>
        </w:tc>
        <w:tc>
          <w:tcPr>
            <w:tcW w:w="1417" w:type="dxa"/>
            <w:shd w:val="clear" w:color="auto" w:fill="FFFFFF" w:themeFill="background1"/>
            <w:tcMar>
              <w:top w:w="60" w:type="dxa"/>
              <w:left w:w="100" w:type="dxa"/>
              <w:bottom w:w="60" w:type="dxa"/>
              <w:right w:w="100" w:type="dxa"/>
            </w:tcMar>
          </w:tcPr>
          <w:p w14:paraId="753AE43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Kenya</w:t>
            </w:r>
          </w:p>
        </w:tc>
        <w:tc>
          <w:tcPr>
            <w:tcW w:w="1843" w:type="dxa"/>
            <w:shd w:val="clear" w:color="auto" w:fill="FFFFFF" w:themeFill="background1"/>
            <w:tcMar>
              <w:top w:w="60" w:type="dxa"/>
              <w:left w:w="100" w:type="dxa"/>
              <w:bottom w:w="60" w:type="dxa"/>
              <w:right w:w="100" w:type="dxa"/>
            </w:tcMar>
          </w:tcPr>
          <w:p w14:paraId="6F52848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Markov model</w:t>
            </w:r>
          </w:p>
        </w:tc>
        <w:tc>
          <w:tcPr>
            <w:tcW w:w="3686" w:type="dxa"/>
            <w:shd w:val="clear" w:color="auto" w:fill="FFFFFF" w:themeFill="background1"/>
            <w:tcMar>
              <w:top w:w="60" w:type="dxa"/>
              <w:left w:w="100" w:type="dxa"/>
              <w:bottom w:w="60" w:type="dxa"/>
              <w:right w:w="100" w:type="dxa"/>
            </w:tcMar>
          </w:tcPr>
          <w:p w14:paraId="4BB2E17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Group medical visits, microfinance, and combined intervention for hypertension (BIGPIC trial data)</w:t>
            </w:r>
          </w:p>
        </w:tc>
        <w:tc>
          <w:tcPr>
            <w:tcW w:w="1341" w:type="dxa"/>
            <w:shd w:val="clear" w:color="auto" w:fill="FFFFFF" w:themeFill="background1"/>
            <w:tcMar>
              <w:top w:w="60" w:type="dxa"/>
              <w:left w:w="100" w:type="dxa"/>
              <w:bottom w:w="60" w:type="dxa"/>
              <w:right w:w="100" w:type="dxa"/>
            </w:tcMar>
          </w:tcPr>
          <w:p w14:paraId="28809BE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68E8ADB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 (20-year SA)</w:t>
            </w:r>
          </w:p>
        </w:tc>
        <w:tc>
          <w:tcPr>
            <w:tcW w:w="3172" w:type="dxa"/>
            <w:shd w:val="clear" w:color="auto" w:fill="FFFFFF" w:themeFill="background1"/>
            <w:tcMar>
              <w:top w:w="60" w:type="dxa"/>
              <w:left w:w="100" w:type="dxa"/>
              <w:bottom w:w="60" w:type="dxa"/>
              <w:right w:w="100" w:type="dxa"/>
            </w:tcMar>
          </w:tcPr>
          <w:p w14:paraId="415C974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deterministic (tornado)  PSA (10,000 iterations)  CEACs</w:t>
            </w:r>
          </w:p>
        </w:tc>
      </w:tr>
      <w:tr w:rsidR="0041021C" w:rsidRPr="00E86366" w14:paraId="33009651" w14:textId="77777777" w:rsidTr="0041021C">
        <w:trPr>
          <w:trHeight w:val="616"/>
        </w:trPr>
        <w:tc>
          <w:tcPr>
            <w:tcW w:w="1560" w:type="dxa"/>
            <w:shd w:val="clear" w:color="auto" w:fill="FFFFFF" w:themeFill="background1"/>
            <w:tcMar>
              <w:top w:w="60" w:type="dxa"/>
              <w:left w:w="100" w:type="dxa"/>
              <w:bottom w:w="60" w:type="dxa"/>
              <w:right w:w="100" w:type="dxa"/>
            </w:tcMar>
          </w:tcPr>
          <w:p w14:paraId="20B3F7F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Choi et al. (2016)</w:t>
            </w:r>
          </w:p>
        </w:tc>
        <w:tc>
          <w:tcPr>
            <w:tcW w:w="1417" w:type="dxa"/>
            <w:shd w:val="clear" w:color="auto" w:fill="FFFFFF" w:themeFill="background1"/>
            <w:tcMar>
              <w:top w:w="60" w:type="dxa"/>
              <w:left w:w="100" w:type="dxa"/>
              <w:bottom w:w="60" w:type="dxa"/>
              <w:right w:w="100" w:type="dxa"/>
            </w:tcMar>
          </w:tcPr>
          <w:p w14:paraId="333D188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49E38DD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Discrete-time microsimulation  Monte Carlo</w:t>
            </w:r>
          </w:p>
        </w:tc>
        <w:tc>
          <w:tcPr>
            <w:tcW w:w="3686" w:type="dxa"/>
            <w:shd w:val="clear" w:color="auto" w:fill="FFFFFF" w:themeFill="background1"/>
            <w:tcMar>
              <w:top w:w="60" w:type="dxa"/>
              <w:left w:w="100" w:type="dxa"/>
              <w:bottom w:w="60" w:type="dxa"/>
              <w:right w:w="100" w:type="dxa"/>
            </w:tcMar>
          </w:tcPr>
          <w:p w14:paraId="39C49EC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Impact of expanding NSRI to all food producers on hypertension, MI, stroke, and mortality</w:t>
            </w:r>
          </w:p>
        </w:tc>
        <w:tc>
          <w:tcPr>
            <w:tcW w:w="1341" w:type="dxa"/>
            <w:shd w:val="clear" w:color="auto" w:fill="FFFFFF" w:themeFill="background1"/>
            <w:tcMar>
              <w:top w:w="60" w:type="dxa"/>
              <w:left w:w="100" w:type="dxa"/>
              <w:bottom w:w="60" w:type="dxa"/>
              <w:right w:w="100" w:type="dxa"/>
            </w:tcMar>
          </w:tcPr>
          <w:p w14:paraId="470B60C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1A8C862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1C02D05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Salt sensitivity by hypertension status/race  partial producer participation  consumer salt addition</w:t>
            </w:r>
          </w:p>
        </w:tc>
      </w:tr>
      <w:tr w:rsidR="0041021C" w:rsidRPr="00E86366" w14:paraId="601F5AA5" w14:textId="77777777" w:rsidTr="0041021C">
        <w:trPr>
          <w:trHeight w:val="616"/>
        </w:trPr>
        <w:tc>
          <w:tcPr>
            <w:tcW w:w="1560" w:type="dxa"/>
            <w:shd w:val="clear" w:color="auto" w:fill="FFFFFF" w:themeFill="background1"/>
            <w:tcMar>
              <w:top w:w="60" w:type="dxa"/>
              <w:left w:w="100" w:type="dxa"/>
              <w:bottom w:w="60" w:type="dxa"/>
              <w:right w:w="100" w:type="dxa"/>
            </w:tcMar>
          </w:tcPr>
          <w:p w14:paraId="0C7116F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lastRenderedPageBreak/>
              <w:t>Fishman et al. (2013)</w:t>
            </w:r>
          </w:p>
        </w:tc>
        <w:tc>
          <w:tcPr>
            <w:tcW w:w="1417" w:type="dxa"/>
            <w:shd w:val="clear" w:color="auto" w:fill="FFFFFF" w:themeFill="background1"/>
            <w:tcMar>
              <w:top w:w="60" w:type="dxa"/>
              <w:left w:w="100" w:type="dxa"/>
              <w:bottom w:w="60" w:type="dxa"/>
              <w:right w:w="100" w:type="dxa"/>
            </w:tcMar>
          </w:tcPr>
          <w:p w14:paraId="6989BFF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64964B3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CEA  microsimulation (life expectancy)</w:t>
            </w:r>
          </w:p>
        </w:tc>
        <w:tc>
          <w:tcPr>
            <w:tcW w:w="3686" w:type="dxa"/>
            <w:shd w:val="clear" w:color="auto" w:fill="FFFFFF" w:themeFill="background1"/>
            <w:tcMar>
              <w:top w:w="60" w:type="dxa"/>
              <w:left w:w="100" w:type="dxa"/>
              <w:bottom w:w="60" w:type="dxa"/>
              <w:right w:w="100" w:type="dxa"/>
            </w:tcMar>
          </w:tcPr>
          <w:p w14:paraId="74D0205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Cost-effectiveness of usual care, home BP monitoring, and home BP monitoring + web-based pharmacist care</w:t>
            </w:r>
          </w:p>
        </w:tc>
        <w:tc>
          <w:tcPr>
            <w:tcW w:w="1341" w:type="dxa"/>
            <w:shd w:val="clear" w:color="auto" w:fill="FFFFFF" w:themeFill="background1"/>
            <w:tcMar>
              <w:top w:w="60" w:type="dxa"/>
              <w:left w:w="100" w:type="dxa"/>
              <w:bottom w:w="60" w:type="dxa"/>
              <w:right w:w="100" w:type="dxa"/>
            </w:tcMar>
          </w:tcPr>
          <w:p w14:paraId="6F75C5F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14390B5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6B741A3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Bootstrap 95% CIs  discount rates 3%, 5%, 7%  varied life expectancy gains</w:t>
            </w:r>
          </w:p>
        </w:tc>
      </w:tr>
      <w:tr w:rsidR="0041021C" w:rsidRPr="00E86366" w14:paraId="5CFF2CC7" w14:textId="77777777" w:rsidTr="0041021C">
        <w:trPr>
          <w:trHeight w:val="616"/>
        </w:trPr>
        <w:tc>
          <w:tcPr>
            <w:tcW w:w="1560" w:type="dxa"/>
            <w:shd w:val="clear" w:color="auto" w:fill="FFFFFF" w:themeFill="background1"/>
            <w:tcMar>
              <w:top w:w="60" w:type="dxa"/>
              <w:left w:w="100" w:type="dxa"/>
              <w:bottom w:w="60" w:type="dxa"/>
              <w:right w:w="100" w:type="dxa"/>
            </w:tcMar>
          </w:tcPr>
          <w:p w14:paraId="4FD559C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Fonseca et al. (2023)</w:t>
            </w:r>
          </w:p>
        </w:tc>
        <w:tc>
          <w:tcPr>
            <w:tcW w:w="1417" w:type="dxa"/>
            <w:shd w:val="clear" w:color="auto" w:fill="FFFFFF" w:themeFill="background1"/>
            <w:tcMar>
              <w:top w:w="60" w:type="dxa"/>
              <w:left w:w="100" w:type="dxa"/>
              <w:bottom w:w="60" w:type="dxa"/>
              <w:right w:w="100" w:type="dxa"/>
            </w:tcMar>
          </w:tcPr>
          <w:p w14:paraId="46E1F59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30 countries</w:t>
            </w:r>
          </w:p>
        </w:tc>
        <w:tc>
          <w:tcPr>
            <w:tcW w:w="1843" w:type="dxa"/>
            <w:shd w:val="clear" w:color="auto" w:fill="FFFFFF" w:themeFill="background1"/>
            <w:tcMar>
              <w:top w:w="60" w:type="dxa"/>
              <w:left w:w="100" w:type="dxa"/>
              <w:bottom w:w="60" w:type="dxa"/>
              <w:right w:w="100" w:type="dxa"/>
            </w:tcMar>
          </w:tcPr>
          <w:p w14:paraId="65979AF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w:t>
            </w:r>
          </w:p>
        </w:tc>
        <w:tc>
          <w:tcPr>
            <w:tcW w:w="3686" w:type="dxa"/>
            <w:shd w:val="clear" w:color="auto" w:fill="FFFFFF" w:themeFill="background1"/>
            <w:tcMar>
              <w:top w:w="60" w:type="dxa"/>
              <w:left w:w="100" w:type="dxa"/>
              <w:bottom w:w="60" w:type="dxa"/>
              <w:right w:w="100" w:type="dxa"/>
            </w:tcMar>
          </w:tcPr>
          <w:p w14:paraId="041FD76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CVD events and costs from cuff SBP inaccuracies (under/overestimation) vs. invasive aortic SBP</w:t>
            </w:r>
          </w:p>
        </w:tc>
        <w:tc>
          <w:tcPr>
            <w:tcW w:w="1341" w:type="dxa"/>
            <w:shd w:val="clear" w:color="auto" w:fill="FFFFFF" w:themeFill="background1"/>
            <w:tcMar>
              <w:top w:w="60" w:type="dxa"/>
              <w:left w:w="100" w:type="dxa"/>
              <w:bottom w:w="60" w:type="dxa"/>
              <w:right w:w="100" w:type="dxa"/>
            </w:tcMar>
          </w:tcPr>
          <w:p w14:paraId="5497920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55CA5AA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 year</w:t>
            </w:r>
          </w:p>
        </w:tc>
        <w:tc>
          <w:tcPr>
            <w:tcW w:w="3172" w:type="dxa"/>
            <w:shd w:val="clear" w:color="auto" w:fill="FFFFFF" w:themeFill="background1"/>
            <w:tcMar>
              <w:top w:w="60" w:type="dxa"/>
              <w:left w:w="100" w:type="dxa"/>
              <w:bottom w:w="60" w:type="dxa"/>
              <w:right w:w="100" w:type="dxa"/>
            </w:tcMar>
          </w:tcPr>
          <w:p w14:paraId="4F03B9E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Stratification by SBP category and degree of discordance  imputation  inflation adjustment</w:t>
            </w:r>
          </w:p>
        </w:tc>
      </w:tr>
      <w:tr w:rsidR="0041021C" w:rsidRPr="00E86366" w14:paraId="56E6A366" w14:textId="77777777" w:rsidTr="0041021C">
        <w:trPr>
          <w:trHeight w:val="616"/>
        </w:trPr>
        <w:tc>
          <w:tcPr>
            <w:tcW w:w="1560" w:type="dxa"/>
            <w:shd w:val="clear" w:color="auto" w:fill="FFFFFF" w:themeFill="background1"/>
            <w:tcMar>
              <w:top w:w="60" w:type="dxa"/>
              <w:left w:w="100" w:type="dxa"/>
              <w:bottom w:w="60" w:type="dxa"/>
              <w:right w:w="100" w:type="dxa"/>
            </w:tcMar>
          </w:tcPr>
          <w:p w14:paraId="0E11EDF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Galani et al. (2007)</w:t>
            </w:r>
          </w:p>
        </w:tc>
        <w:tc>
          <w:tcPr>
            <w:tcW w:w="1417" w:type="dxa"/>
            <w:shd w:val="clear" w:color="auto" w:fill="FFFFFF" w:themeFill="background1"/>
            <w:tcMar>
              <w:top w:w="60" w:type="dxa"/>
              <w:left w:w="100" w:type="dxa"/>
              <w:bottom w:w="60" w:type="dxa"/>
              <w:right w:w="100" w:type="dxa"/>
            </w:tcMar>
          </w:tcPr>
          <w:p w14:paraId="60E2111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Switzerland</w:t>
            </w:r>
          </w:p>
        </w:tc>
        <w:tc>
          <w:tcPr>
            <w:tcW w:w="1843" w:type="dxa"/>
            <w:shd w:val="clear" w:color="auto" w:fill="FFFFFF" w:themeFill="background1"/>
            <w:tcMar>
              <w:top w:w="60" w:type="dxa"/>
              <w:left w:w="100" w:type="dxa"/>
              <w:bottom w:w="60" w:type="dxa"/>
              <w:right w:w="100" w:type="dxa"/>
            </w:tcMar>
          </w:tcPr>
          <w:p w14:paraId="5BB57CD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Markov model  CUA  PSA</w:t>
            </w:r>
          </w:p>
        </w:tc>
        <w:tc>
          <w:tcPr>
            <w:tcW w:w="3686" w:type="dxa"/>
            <w:shd w:val="clear" w:color="auto" w:fill="FFFFFF" w:themeFill="background1"/>
            <w:tcMar>
              <w:top w:w="60" w:type="dxa"/>
              <w:left w:w="100" w:type="dxa"/>
              <w:bottom w:w="60" w:type="dxa"/>
              <w:right w:w="100" w:type="dxa"/>
            </w:tcMar>
          </w:tcPr>
          <w:p w14:paraId="5C82F86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 cost-effectiveness of 3-year lifestyle intervention vs. standard care in overweight/obese adults</w:t>
            </w:r>
          </w:p>
        </w:tc>
        <w:tc>
          <w:tcPr>
            <w:tcW w:w="1341" w:type="dxa"/>
            <w:shd w:val="clear" w:color="auto" w:fill="FFFFFF" w:themeFill="background1"/>
            <w:tcMar>
              <w:top w:w="60" w:type="dxa"/>
              <w:left w:w="100" w:type="dxa"/>
              <w:bottom w:w="60" w:type="dxa"/>
              <w:right w:w="100" w:type="dxa"/>
            </w:tcMar>
          </w:tcPr>
          <w:p w14:paraId="27807F6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07A37EA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60 years</w:t>
            </w:r>
          </w:p>
        </w:tc>
        <w:tc>
          <w:tcPr>
            <w:tcW w:w="3172" w:type="dxa"/>
            <w:shd w:val="clear" w:color="auto" w:fill="FFFFFF" w:themeFill="background1"/>
            <w:tcMar>
              <w:top w:w="60" w:type="dxa"/>
              <w:left w:w="100" w:type="dxa"/>
              <w:bottom w:w="60" w:type="dxa"/>
              <w:right w:w="100" w:type="dxa"/>
            </w:tcMar>
          </w:tcPr>
          <w:p w14:paraId="263EEBB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PSA (normal, gamma, beta distributions)  Monte Carlo  CEACs</w:t>
            </w:r>
          </w:p>
        </w:tc>
      </w:tr>
      <w:tr w:rsidR="0041021C" w:rsidRPr="00E86366" w14:paraId="4CE83DD5" w14:textId="77777777" w:rsidTr="0041021C">
        <w:trPr>
          <w:trHeight w:val="616"/>
        </w:trPr>
        <w:tc>
          <w:tcPr>
            <w:tcW w:w="1560" w:type="dxa"/>
            <w:shd w:val="clear" w:color="auto" w:fill="FFFFFF" w:themeFill="background1"/>
            <w:tcMar>
              <w:top w:w="60" w:type="dxa"/>
              <w:left w:w="100" w:type="dxa"/>
              <w:bottom w:w="60" w:type="dxa"/>
              <w:right w:w="100" w:type="dxa"/>
            </w:tcMar>
          </w:tcPr>
          <w:p w14:paraId="4413877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Green et al. (2022)</w:t>
            </w:r>
          </w:p>
        </w:tc>
        <w:tc>
          <w:tcPr>
            <w:tcW w:w="1417" w:type="dxa"/>
            <w:shd w:val="clear" w:color="auto" w:fill="FFFFFF" w:themeFill="background1"/>
            <w:tcMar>
              <w:top w:w="60" w:type="dxa"/>
              <w:left w:w="100" w:type="dxa"/>
              <w:bottom w:w="60" w:type="dxa"/>
              <w:right w:w="100" w:type="dxa"/>
            </w:tcMar>
          </w:tcPr>
          <w:p w14:paraId="3C41E5C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471910E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  CEA</w:t>
            </w:r>
          </w:p>
        </w:tc>
        <w:tc>
          <w:tcPr>
            <w:tcW w:w="3686" w:type="dxa"/>
            <w:shd w:val="clear" w:color="auto" w:fill="FFFFFF" w:themeFill="background1"/>
            <w:tcMar>
              <w:top w:w="60" w:type="dxa"/>
              <w:left w:w="100" w:type="dxa"/>
              <w:bottom w:w="60" w:type="dxa"/>
              <w:right w:w="100" w:type="dxa"/>
            </w:tcMar>
          </w:tcPr>
          <w:p w14:paraId="27AA79A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 cost-effectiveness of screening and treating masked hypertension: usual care vs. ABPM vs. HBPM</w:t>
            </w:r>
          </w:p>
        </w:tc>
        <w:tc>
          <w:tcPr>
            <w:tcW w:w="1341" w:type="dxa"/>
            <w:shd w:val="clear" w:color="auto" w:fill="FFFFFF" w:themeFill="background1"/>
            <w:tcMar>
              <w:top w:w="60" w:type="dxa"/>
              <w:left w:w="100" w:type="dxa"/>
              <w:bottom w:w="60" w:type="dxa"/>
              <w:right w:w="100" w:type="dxa"/>
            </w:tcMar>
          </w:tcPr>
          <w:p w14:paraId="520A190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686E996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75FED96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(ABPM specificity, screening frequency, pill disutility)  two-way SA</w:t>
            </w:r>
          </w:p>
        </w:tc>
      </w:tr>
      <w:tr w:rsidR="0041021C" w:rsidRPr="00E86366" w14:paraId="1F4BFC3C" w14:textId="77777777" w:rsidTr="0041021C">
        <w:trPr>
          <w:trHeight w:val="599"/>
        </w:trPr>
        <w:tc>
          <w:tcPr>
            <w:tcW w:w="1560" w:type="dxa"/>
            <w:shd w:val="clear" w:color="auto" w:fill="FFFFFF" w:themeFill="background1"/>
            <w:tcMar>
              <w:top w:w="60" w:type="dxa"/>
              <w:left w:w="100" w:type="dxa"/>
              <w:bottom w:w="60" w:type="dxa"/>
              <w:right w:w="100" w:type="dxa"/>
            </w:tcMar>
          </w:tcPr>
          <w:p w14:paraId="798A70E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Houle et al. (2012)</w:t>
            </w:r>
          </w:p>
        </w:tc>
        <w:tc>
          <w:tcPr>
            <w:tcW w:w="1417" w:type="dxa"/>
            <w:shd w:val="clear" w:color="auto" w:fill="FFFFFF" w:themeFill="background1"/>
            <w:tcMar>
              <w:top w:w="60" w:type="dxa"/>
              <w:left w:w="100" w:type="dxa"/>
              <w:bottom w:w="60" w:type="dxa"/>
              <w:right w:w="100" w:type="dxa"/>
            </w:tcMar>
          </w:tcPr>
          <w:p w14:paraId="4F1B36F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Canada</w:t>
            </w:r>
          </w:p>
        </w:tc>
        <w:tc>
          <w:tcPr>
            <w:tcW w:w="1843" w:type="dxa"/>
            <w:shd w:val="clear" w:color="auto" w:fill="FFFFFF" w:themeFill="background1"/>
            <w:tcMar>
              <w:top w:w="60" w:type="dxa"/>
              <w:left w:w="100" w:type="dxa"/>
              <w:bottom w:w="60" w:type="dxa"/>
              <w:right w:w="100" w:type="dxa"/>
            </w:tcMar>
          </w:tcPr>
          <w:p w14:paraId="6219BB1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Cost-avoidance model  PSA</w:t>
            </w:r>
          </w:p>
        </w:tc>
        <w:tc>
          <w:tcPr>
            <w:tcW w:w="3686" w:type="dxa"/>
            <w:shd w:val="clear" w:color="auto" w:fill="FFFFFF" w:themeFill="background1"/>
            <w:tcMar>
              <w:top w:w="60" w:type="dxa"/>
              <w:left w:w="100" w:type="dxa"/>
              <w:bottom w:w="60" w:type="dxa"/>
              <w:right w:w="100" w:type="dxa"/>
            </w:tcMar>
          </w:tcPr>
          <w:p w14:paraId="102A3A4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 savings from reduced CVD events under pharmacist-led hypertension management in patients with diabetes</w:t>
            </w:r>
          </w:p>
        </w:tc>
        <w:tc>
          <w:tcPr>
            <w:tcW w:w="1341" w:type="dxa"/>
            <w:shd w:val="clear" w:color="auto" w:fill="FFFFFF" w:themeFill="background1"/>
            <w:tcMar>
              <w:top w:w="60" w:type="dxa"/>
              <w:left w:w="100" w:type="dxa"/>
              <w:bottom w:w="60" w:type="dxa"/>
              <w:right w:w="100" w:type="dxa"/>
            </w:tcMar>
          </w:tcPr>
          <w:p w14:paraId="3F0A1A4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019F960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 year</w:t>
            </w:r>
          </w:p>
        </w:tc>
        <w:tc>
          <w:tcPr>
            <w:tcW w:w="3172" w:type="dxa"/>
            <w:shd w:val="clear" w:color="auto" w:fill="FFFFFF" w:themeFill="background1"/>
            <w:tcMar>
              <w:top w:w="60" w:type="dxa"/>
              <w:left w:w="100" w:type="dxa"/>
              <w:bottom w:w="60" w:type="dxa"/>
              <w:right w:w="100" w:type="dxa"/>
            </w:tcMar>
          </w:tcPr>
          <w:p w14:paraId="624C2C4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Monte Carlo (10,000 iterations)  varied SBP reduction, effectiveness decline, pharmacist time</w:t>
            </w:r>
          </w:p>
        </w:tc>
      </w:tr>
      <w:tr w:rsidR="0041021C" w:rsidRPr="00E86366" w14:paraId="6EF7DA60" w14:textId="77777777" w:rsidTr="0041021C">
        <w:trPr>
          <w:trHeight w:val="616"/>
        </w:trPr>
        <w:tc>
          <w:tcPr>
            <w:tcW w:w="1560" w:type="dxa"/>
            <w:shd w:val="clear" w:color="auto" w:fill="FFFFFF" w:themeFill="background1"/>
            <w:tcMar>
              <w:top w:w="60" w:type="dxa"/>
              <w:left w:w="100" w:type="dxa"/>
              <w:bottom w:w="60" w:type="dxa"/>
              <w:right w:w="100" w:type="dxa"/>
            </w:tcMar>
          </w:tcPr>
          <w:p w14:paraId="5DE46AB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Hutchinson et al. (2024)</w:t>
            </w:r>
          </w:p>
        </w:tc>
        <w:tc>
          <w:tcPr>
            <w:tcW w:w="1417" w:type="dxa"/>
            <w:shd w:val="clear" w:color="auto" w:fill="FFFFFF" w:themeFill="background1"/>
            <w:tcMar>
              <w:top w:w="60" w:type="dxa"/>
              <w:left w:w="100" w:type="dxa"/>
              <w:bottom w:w="60" w:type="dxa"/>
              <w:right w:w="100" w:type="dxa"/>
            </w:tcMar>
          </w:tcPr>
          <w:p w14:paraId="1EDE867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24 LMICs</w:t>
            </w:r>
          </w:p>
        </w:tc>
        <w:tc>
          <w:tcPr>
            <w:tcW w:w="1843" w:type="dxa"/>
            <w:shd w:val="clear" w:color="auto" w:fill="FFFFFF" w:themeFill="background1"/>
            <w:tcMar>
              <w:top w:w="60" w:type="dxa"/>
              <w:left w:w="100" w:type="dxa"/>
              <w:bottom w:w="60" w:type="dxa"/>
              <w:right w:w="100" w:type="dxa"/>
            </w:tcMar>
          </w:tcPr>
          <w:p w14:paraId="59D9152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Markov model</w:t>
            </w:r>
          </w:p>
        </w:tc>
        <w:tc>
          <w:tcPr>
            <w:tcW w:w="3686" w:type="dxa"/>
            <w:shd w:val="clear" w:color="auto" w:fill="FFFFFF" w:themeFill="background1"/>
            <w:tcMar>
              <w:top w:w="60" w:type="dxa"/>
              <w:left w:w="100" w:type="dxa"/>
              <w:bottom w:w="60" w:type="dxa"/>
              <w:right w:w="100" w:type="dxa"/>
            </w:tcMar>
          </w:tcPr>
          <w:p w14:paraId="780CC95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Costs and consequences of strengthening hypertension care cascade vs. status quo at three SBP cut-points</w:t>
            </w:r>
          </w:p>
        </w:tc>
        <w:tc>
          <w:tcPr>
            <w:tcW w:w="1341" w:type="dxa"/>
            <w:shd w:val="clear" w:color="auto" w:fill="FFFFFF" w:themeFill="background1"/>
            <w:tcMar>
              <w:top w:w="60" w:type="dxa"/>
              <w:left w:w="100" w:type="dxa"/>
              <w:bottom w:w="60" w:type="dxa"/>
              <w:right w:w="100" w:type="dxa"/>
            </w:tcMar>
          </w:tcPr>
          <w:p w14:paraId="1D95D2F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17CB5A6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30 years</w:t>
            </w:r>
          </w:p>
        </w:tc>
        <w:tc>
          <w:tcPr>
            <w:tcW w:w="3172" w:type="dxa"/>
            <w:shd w:val="clear" w:color="auto" w:fill="FFFFFF" w:themeFill="background1"/>
            <w:tcMar>
              <w:top w:w="60" w:type="dxa"/>
              <w:left w:w="100" w:type="dxa"/>
              <w:bottom w:w="60" w:type="dxa"/>
              <w:right w:w="100" w:type="dxa"/>
            </w:tcMar>
          </w:tcPr>
          <w:p w14:paraId="6F56C60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VSLY, earnings, and medication costs shown as key drivers</w:t>
            </w:r>
          </w:p>
        </w:tc>
      </w:tr>
      <w:tr w:rsidR="0041021C" w:rsidRPr="00E86366" w14:paraId="45541B2C" w14:textId="77777777" w:rsidTr="0041021C">
        <w:trPr>
          <w:trHeight w:val="616"/>
        </w:trPr>
        <w:tc>
          <w:tcPr>
            <w:tcW w:w="1560" w:type="dxa"/>
            <w:shd w:val="clear" w:color="auto" w:fill="FFFFFF" w:themeFill="background1"/>
            <w:tcMar>
              <w:top w:w="60" w:type="dxa"/>
              <w:left w:w="100" w:type="dxa"/>
              <w:bottom w:w="60" w:type="dxa"/>
              <w:right w:w="100" w:type="dxa"/>
            </w:tcMar>
          </w:tcPr>
          <w:p w14:paraId="43589F0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Johnson et al. (2018)</w:t>
            </w:r>
          </w:p>
        </w:tc>
        <w:tc>
          <w:tcPr>
            <w:tcW w:w="1417" w:type="dxa"/>
            <w:shd w:val="clear" w:color="auto" w:fill="FFFFFF" w:themeFill="background1"/>
            <w:tcMar>
              <w:top w:w="60" w:type="dxa"/>
              <w:left w:w="100" w:type="dxa"/>
              <w:bottom w:w="60" w:type="dxa"/>
              <w:right w:w="100" w:type="dxa"/>
            </w:tcMar>
          </w:tcPr>
          <w:p w14:paraId="39D94B7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6032285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Causal inference model</w:t>
            </w:r>
          </w:p>
        </w:tc>
        <w:tc>
          <w:tcPr>
            <w:tcW w:w="3686" w:type="dxa"/>
            <w:shd w:val="clear" w:color="auto" w:fill="FFFFFF" w:themeFill="background1"/>
            <w:tcMar>
              <w:top w:w="60" w:type="dxa"/>
              <w:left w:w="100" w:type="dxa"/>
              <w:bottom w:w="60" w:type="dxa"/>
              <w:right w:w="100" w:type="dxa"/>
            </w:tcMar>
          </w:tcPr>
          <w:p w14:paraId="7F419BD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Simulated BP treatment policies applied to EHR data (2008–2016) using the parametric g formula</w:t>
            </w:r>
          </w:p>
        </w:tc>
        <w:tc>
          <w:tcPr>
            <w:tcW w:w="1341" w:type="dxa"/>
            <w:shd w:val="clear" w:color="auto" w:fill="FFFFFF" w:themeFill="background1"/>
            <w:tcMar>
              <w:top w:w="60" w:type="dxa"/>
              <w:left w:w="100" w:type="dxa"/>
              <w:bottom w:w="60" w:type="dxa"/>
              <w:right w:w="100" w:type="dxa"/>
            </w:tcMar>
          </w:tcPr>
          <w:p w14:paraId="13038C7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specified</w:t>
            </w:r>
          </w:p>
        </w:tc>
        <w:tc>
          <w:tcPr>
            <w:tcW w:w="1494" w:type="dxa"/>
            <w:shd w:val="clear" w:color="auto" w:fill="FFFFFF" w:themeFill="background1"/>
            <w:tcMar>
              <w:top w:w="60" w:type="dxa"/>
              <w:left w:w="100" w:type="dxa"/>
              <w:bottom w:w="60" w:type="dxa"/>
              <w:right w:w="100" w:type="dxa"/>
            </w:tcMar>
          </w:tcPr>
          <w:p w14:paraId="0A2FE46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2008–2016</w:t>
            </w:r>
          </w:p>
        </w:tc>
        <w:tc>
          <w:tcPr>
            <w:tcW w:w="3172" w:type="dxa"/>
            <w:shd w:val="clear" w:color="auto" w:fill="FFFFFF" w:themeFill="background1"/>
            <w:tcMar>
              <w:top w:w="60" w:type="dxa"/>
              <w:left w:w="100" w:type="dxa"/>
              <w:bottom w:w="60" w:type="dxa"/>
              <w:right w:w="100" w:type="dxa"/>
            </w:tcMar>
          </w:tcPr>
          <w:p w14:paraId="6A5B22D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reported</w:t>
            </w:r>
          </w:p>
        </w:tc>
      </w:tr>
      <w:tr w:rsidR="0041021C" w:rsidRPr="00E86366" w14:paraId="29714175" w14:textId="77777777" w:rsidTr="0041021C">
        <w:trPr>
          <w:trHeight w:val="616"/>
        </w:trPr>
        <w:tc>
          <w:tcPr>
            <w:tcW w:w="1560" w:type="dxa"/>
            <w:shd w:val="clear" w:color="auto" w:fill="FFFFFF" w:themeFill="background1"/>
            <w:tcMar>
              <w:top w:w="60" w:type="dxa"/>
              <w:left w:w="100" w:type="dxa"/>
              <w:bottom w:w="60" w:type="dxa"/>
              <w:right w:w="100" w:type="dxa"/>
            </w:tcMar>
          </w:tcPr>
          <w:p w14:paraId="7FDB11B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Ke et al. (2021)</w:t>
            </w:r>
          </w:p>
        </w:tc>
        <w:tc>
          <w:tcPr>
            <w:tcW w:w="1417" w:type="dxa"/>
            <w:shd w:val="clear" w:color="auto" w:fill="FFFFFF" w:themeFill="background1"/>
            <w:tcMar>
              <w:top w:w="60" w:type="dxa"/>
              <w:left w:w="100" w:type="dxa"/>
              <w:bottom w:w="60" w:type="dxa"/>
              <w:right w:w="100" w:type="dxa"/>
            </w:tcMar>
          </w:tcPr>
          <w:p w14:paraId="1244ACB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w:t>
            </w:r>
          </w:p>
        </w:tc>
        <w:tc>
          <w:tcPr>
            <w:tcW w:w="1843" w:type="dxa"/>
            <w:shd w:val="clear" w:color="auto" w:fill="FFFFFF" w:themeFill="background1"/>
            <w:tcMar>
              <w:top w:w="60" w:type="dxa"/>
              <w:left w:w="100" w:type="dxa"/>
              <w:bottom w:w="60" w:type="dxa"/>
              <w:right w:w="100" w:type="dxa"/>
            </w:tcMar>
          </w:tcPr>
          <w:p w14:paraId="6FA3E5A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Markov model</w:t>
            </w:r>
          </w:p>
        </w:tc>
        <w:tc>
          <w:tcPr>
            <w:tcW w:w="3686" w:type="dxa"/>
            <w:shd w:val="clear" w:color="auto" w:fill="FFFFFF" w:themeFill="background1"/>
            <w:tcMar>
              <w:top w:w="60" w:type="dxa"/>
              <w:left w:w="100" w:type="dxa"/>
              <w:bottom w:w="60" w:type="dxa"/>
              <w:right w:w="100" w:type="dxa"/>
            </w:tcMar>
          </w:tcPr>
          <w:p w14:paraId="7DAD9EA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 cost-utility of integrated vs. usual care for hypertension in rural southwest China</w:t>
            </w:r>
          </w:p>
        </w:tc>
        <w:tc>
          <w:tcPr>
            <w:tcW w:w="1341" w:type="dxa"/>
            <w:shd w:val="clear" w:color="auto" w:fill="FFFFFF" w:themeFill="background1"/>
            <w:tcMar>
              <w:top w:w="60" w:type="dxa"/>
              <w:left w:w="100" w:type="dxa"/>
              <w:bottom w:w="60" w:type="dxa"/>
              <w:right w:w="100" w:type="dxa"/>
            </w:tcMar>
          </w:tcPr>
          <w:p w14:paraId="08ABE04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44C8EB6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 (65 years)</w:t>
            </w:r>
          </w:p>
        </w:tc>
        <w:tc>
          <w:tcPr>
            <w:tcW w:w="3172" w:type="dxa"/>
            <w:shd w:val="clear" w:color="auto" w:fill="FFFFFF" w:themeFill="background1"/>
            <w:tcMar>
              <w:top w:w="60" w:type="dxa"/>
              <w:left w:w="100" w:type="dxa"/>
              <w:bottom w:w="60" w:type="dxa"/>
              <w:right w:w="100" w:type="dxa"/>
            </w:tcMar>
          </w:tcPr>
          <w:p w14:paraId="6AFA8FF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deterministic SA  PSA (Monte Carlo)</w:t>
            </w:r>
          </w:p>
        </w:tc>
      </w:tr>
      <w:tr w:rsidR="0041021C" w:rsidRPr="00E86366" w14:paraId="7635A619" w14:textId="77777777" w:rsidTr="0041021C">
        <w:trPr>
          <w:trHeight w:val="616"/>
        </w:trPr>
        <w:tc>
          <w:tcPr>
            <w:tcW w:w="1560" w:type="dxa"/>
            <w:shd w:val="clear" w:color="auto" w:fill="FFFFFF" w:themeFill="background1"/>
            <w:tcMar>
              <w:top w:w="60" w:type="dxa"/>
              <w:left w:w="100" w:type="dxa"/>
              <w:bottom w:w="60" w:type="dxa"/>
              <w:right w:w="100" w:type="dxa"/>
            </w:tcMar>
          </w:tcPr>
          <w:p w14:paraId="1CC3EE3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Keuffel et al. (2019)</w:t>
            </w:r>
          </w:p>
        </w:tc>
        <w:tc>
          <w:tcPr>
            <w:tcW w:w="1417" w:type="dxa"/>
            <w:shd w:val="clear" w:color="auto" w:fill="FFFFFF" w:themeFill="background1"/>
            <w:tcMar>
              <w:top w:w="60" w:type="dxa"/>
              <w:left w:w="100" w:type="dxa"/>
              <w:bottom w:w="60" w:type="dxa"/>
              <w:right w:w="100" w:type="dxa"/>
            </w:tcMar>
          </w:tcPr>
          <w:p w14:paraId="2396651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5BAFC95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Decision analytic model</w:t>
            </w:r>
          </w:p>
        </w:tc>
        <w:tc>
          <w:tcPr>
            <w:tcW w:w="3686" w:type="dxa"/>
            <w:shd w:val="clear" w:color="auto" w:fill="FFFFFF" w:themeFill="background1"/>
            <w:tcMar>
              <w:top w:w="60" w:type="dxa"/>
              <w:left w:w="100" w:type="dxa"/>
              <w:bottom w:w="60" w:type="dxa"/>
              <w:right w:w="100" w:type="dxa"/>
            </w:tcMar>
          </w:tcPr>
          <w:p w14:paraId="01CAEC3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Hospital cost reductions from improved MAP control in septic ICU patients  models AKI probability and mortality</w:t>
            </w:r>
          </w:p>
        </w:tc>
        <w:tc>
          <w:tcPr>
            <w:tcW w:w="1341" w:type="dxa"/>
            <w:shd w:val="clear" w:color="auto" w:fill="FFFFFF" w:themeFill="background1"/>
            <w:tcMar>
              <w:top w:w="60" w:type="dxa"/>
              <w:left w:w="100" w:type="dxa"/>
              <w:bottom w:w="60" w:type="dxa"/>
              <w:right w:w="100" w:type="dxa"/>
            </w:tcMar>
          </w:tcPr>
          <w:p w14:paraId="60D5A26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1494" w:type="dxa"/>
            <w:shd w:val="clear" w:color="auto" w:fill="FFFFFF" w:themeFill="background1"/>
            <w:tcMar>
              <w:top w:w="60" w:type="dxa"/>
              <w:left w:w="100" w:type="dxa"/>
              <w:bottom w:w="60" w:type="dxa"/>
              <w:right w:w="100" w:type="dxa"/>
            </w:tcMar>
          </w:tcPr>
          <w:p w14:paraId="7EC3EC6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3172" w:type="dxa"/>
            <w:shd w:val="clear" w:color="auto" w:fill="FFFFFF" w:themeFill="background1"/>
            <w:tcMar>
              <w:top w:w="60" w:type="dxa"/>
              <w:left w:w="100" w:type="dxa"/>
              <w:bottom w:w="60" w:type="dxa"/>
              <w:right w:w="100" w:type="dxa"/>
            </w:tcMar>
          </w:tcPr>
          <w:p w14:paraId="3D51625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and PSA</w:t>
            </w:r>
          </w:p>
        </w:tc>
      </w:tr>
      <w:tr w:rsidR="0041021C" w:rsidRPr="00E86366" w14:paraId="5DAAD328" w14:textId="77777777" w:rsidTr="0041021C">
        <w:trPr>
          <w:trHeight w:val="616"/>
        </w:trPr>
        <w:tc>
          <w:tcPr>
            <w:tcW w:w="1560" w:type="dxa"/>
            <w:shd w:val="clear" w:color="auto" w:fill="FFFFFF" w:themeFill="background1"/>
            <w:tcMar>
              <w:top w:w="60" w:type="dxa"/>
              <w:left w:w="100" w:type="dxa"/>
              <w:bottom w:w="60" w:type="dxa"/>
              <w:right w:w="100" w:type="dxa"/>
            </w:tcMar>
          </w:tcPr>
          <w:p w14:paraId="30C76B9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Knight et al. (2017)</w:t>
            </w:r>
          </w:p>
        </w:tc>
        <w:tc>
          <w:tcPr>
            <w:tcW w:w="1417" w:type="dxa"/>
            <w:shd w:val="clear" w:color="auto" w:fill="FFFFFF" w:themeFill="background1"/>
            <w:tcMar>
              <w:top w:w="60" w:type="dxa"/>
              <w:left w:w="100" w:type="dxa"/>
              <w:bottom w:w="60" w:type="dxa"/>
              <w:right w:w="100" w:type="dxa"/>
            </w:tcMar>
          </w:tcPr>
          <w:p w14:paraId="6D78581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New Zealand</w:t>
            </w:r>
          </w:p>
        </w:tc>
        <w:tc>
          <w:tcPr>
            <w:tcW w:w="1843" w:type="dxa"/>
            <w:shd w:val="clear" w:color="auto" w:fill="FFFFFF" w:themeFill="background1"/>
            <w:tcMar>
              <w:top w:w="60" w:type="dxa"/>
              <w:left w:w="100" w:type="dxa"/>
              <w:bottom w:w="60" w:type="dxa"/>
              <w:right w:w="100" w:type="dxa"/>
            </w:tcMar>
          </w:tcPr>
          <w:p w14:paraId="3CD7D34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Monte Carlo sampling  multiple imputation</w:t>
            </w:r>
          </w:p>
        </w:tc>
        <w:tc>
          <w:tcPr>
            <w:tcW w:w="3686" w:type="dxa"/>
            <w:shd w:val="clear" w:color="auto" w:fill="FFFFFF" w:themeFill="background1"/>
            <w:tcMar>
              <w:top w:w="60" w:type="dxa"/>
              <w:left w:w="100" w:type="dxa"/>
              <w:bottom w:w="60" w:type="dxa"/>
              <w:right w:w="100" w:type="dxa"/>
            </w:tcMar>
          </w:tcPr>
          <w:p w14:paraId="3ED126B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Synthetic national population to evaluate CVD medication treatment policy options</w:t>
            </w:r>
          </w:p>
        </w:tc>
        <w:tc>
          <w:tcPr>
            <w:tcW w:w="1341" w:type="dxa"/>
            <w:shd w:val="clear" w:color="auto" w:fill="FFFFFF" w:themeFill="background1"/>
            <w:tcMar>
              <w:top w:w="60" w:type="dxa"/>
              <w:left w:w="100" w:type="dxa"/>
              <w:bottom w:w="60" w:type="dxa"/>
              <w:right w:w="100" w:type="dxa"/>
            </w:tcMar>
          </w:tcPr>
          <w:p w14:paraId="78C7A8E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1494" w:type="dxa"/>
            <w:shd w:val="clear" w:color="auto" w:fill="FFFFFF" w:themeFill="background1"/>
            <w:tcMar>
              <w:top w:w="60" w:type="dxa"/>
              <w:left w:w="100" w:type="dxa"/>
              <w:bottom w:w="60" w:type="dxa"/>
              <w:right w:w="100" w:type="dxa"/>
            </w:tcMar>
          </w:tcPr>
          <w:p w14:paraId="1EA77F0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3172" w:type="dxa"/>
            <w:shd w:val="clear" w:color="auto" w:fill="FFFFFF" w:themeFill="background1"/>
            <w:tcMar>
              <w:top w:w="60" w:type="dxa"/>
              <w:left w:w="100" w:type="dxa"/>
              <w:bottom w:w="60" w:type="dxa"/>
              <w:right w:w="100" w:type="dxa"/>
            </w:tcMar>
          </w:tcPr>
          <w:p w14:paraId="1AC0488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Planned for future simulations</w:t>
            </w:r>
          </w:p>
        </w:tc>
      </w:tr>
      <w:tr w:rsidR="0041021C" w:rsidRPr="00E86366" w14:paraId="01C8BC89" w14:textId="77777777" w:rsidTr="0041021C">
        <w:trPr>
          <w:trHeight w:val="599"/>
        </w:trPr>
        <w:tc>
          <w:tcPr>
            <w:tcW w:w="1560" w:type="dxa"/>
            <w:shd w:val="clear" w:color="auto" w:fill="FFFFFF" w:themeFill="background1"/>
            <w:tcMar>
              <w:top w:w="60" w:type="dxa"/>
              <w:left w:w="100" w:type="dxa"/>
              <w:bottom w:w="60" w:type="dxa"/>
              <w:right w:w="100" w:type="dxa"/>
            </w:tcMar>
          </w:tcPr>
          <w:p w14:paraId="55BE909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 et al. (2021)</w:t>
            </w:r>
          </w:p>
        </w:tc>
        <w:tc>
          <w:tcPr>
            <w:tcW w:w="1417" w:type="dxa"/>
            <w:shd w:val="clear" w:color="auto" w:fill="FFFFFF" w:themeFill="background1"/>
            <w:tcMar>
              <w:top w:w="60" w:type="dxa"/>
              <w:left w:w="100" w:type="dxa"/>
              <w:bottom w:w="60" w:type="dxa"/>
              <w:right w:w="100" w:type="dxa"/>
            </w:tcMar>
          </w:tcPr>
          <w:p w14:paraId="0ABDEE1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w:t>
            </w:r>
          </w:p>
        </w:tc>
        <w:tc>
          <w:tcPr>
            <w:tcW w:w="1843" w:type="dxa"/>
            <w:shd w:val="clear" w:color="auto" w:fill="FFFFFF" w:themeFill="background1"/>
            <w:tcMar>
              <w:top w:w="60" w:type="dxa"/>
              <w:left w:w="100" w:type="dxa"/>
              <w:bottom w:w="60" w:type="dxa"/>
              <w:right w:w="100" w:type="dxa"/>
            </w:tcMar>
          </w:tcPr>
          <w:p w14:paraId="3362A34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 (Markov, bootstrapped)</w:t>
            </w:r>
          </w:p>
        </w:tc>
        <w:tc>
          <w:tcPr>
            <w:tcW w:w="3686" w:type="dxa"/>
            <w:shd w:val="clear" w:color="auto" w:fill="FFFFFF" w:themeFill="background1"/>
            <w:tcMar>
              <w:top w:w="60" w:type="dxa"/>
              <w:left w:w="100" w:type="dxa"/>
              <w:bottom w:w="60" w:type="dxa"/>
              <w:right w:w="100" w:type="dxa"/>
            </w:tcMar>
          </w:tcPr>
          <w:p w14:paraId="6A1F590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 cost-effectiveness of intensive SBP treatment (&lt;120 mmHg) vs. standard treatment in SPRINT-eligible adults</w:t>
            </w:r>
          </w:p>
        </w:tc>
        <w:tc>
          <w:tcPr>
            <w:tcW w:w="1341" w:type="dxa"/>
            <w:shd w:val="clear" w:color="auto" w:fill="FFFFFF" w:themeFill="background1"/>
            <w:tcMar>
              <w:top w:w="60" w:type="dxa"/>
              <w:left w:w="100" w:type="dxa"/>
              <w:bottom w:w="60" w:type="dxa"/>
              <w:right w:w="100" w:type="dxa"/>
            </w:tcMar>
          </w:tcPr>
          <w:p w14:paraId="4FA720C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59A17E2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2372AFA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Deterministic SA  PSA (1,000 runs)</w:t>
            </w:r>
          </w:p>
        </w:tc>
      </w:tr>
      <w:tr w:rsidR="0041021C" w:rsidRPr="00E86366" w14:paraId="74D3E882" w14:textId="77777777" w:rsidTr="0041021C">
        <w:trPr>
          <w:trHeight w:val="616"/>
        </w:trPr>
        <w:tc>
          <w:tcPr>
            <w:tcW w:w="1560" w:type="dxa"/>
            <w:shd w:val="clear" w:color="auto" w:fill="FFFFFF" w:themeFill="background1"/>
            <w:tcMar>
              <w:top w:w="60" w:type="dxa"/>
              <w:left w:w="100" w:type="dxa"/>
              <w:bottom w:w="60" w:type="dxa"/>
              <w:right w:w="100" w:type="dxa"/>
            </w:tcMar>
          </w:tcPr>
          <w:p w14:paraId="43971EF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 et al. (2023)</w:t>
            </w:r>
          </w:p>
        </w:tc>
        <w:tc>
          <w:tcPr>
            <w:tcW w:w="1417" w:type="dxa"/>
            <w:shd w:val="clear" w:color="auto" w:fill="FFFFFF" w:themeFill="background1"/>
            <w:tcMar>
              <w:top w:w="60" w:type="dxa"/>
              <w:left w:w="100" w:type="dxa"/>
              <w:bottom w:w="60" w:type="dxa"/>
              <w:right w:w="100" w:type="dxa"/>
            </w:tcMar>
          </w:tcPr>
          <w:p w14:paraId="178B14F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4DB09B0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w:t>
            </w:r>
          </w:p>
        </w:tc>
        <w:tc>
          <w:tcPr>
            <w:tcW w:w="3686" w:type="dxa"/>
            <w:shd w:val="clear" w:color="auto" w:fill="FFFFFF" w:themeFill="background1"/>
            <w:tcMar>
              <w:top w:w="60" w:type="dxa"/>
              <w:left w:w="100" w:type="dxa"/>
              <w:bottom w:w="60" w:type="dxa"/>
              <w:right w:w="100" w:type="dxa"/>
            </w:tcMar>
          </w:tcPr>
          <w:p w14:paraId="0B383E1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Long-term impact of home BP monitoring vs. usual care on MI, stroke, and healthcare costs</w:t>
            </w:r>
          </w:p>
        </w:tc>
        <w:tc>
          <w:tcPr>
            <w:tcW w:w="1341" w:type="dxa"/>
            <w:shd w:val="clear" w:color="auto" w:fill="FFFFFF" w:themeFill="background1"/>
            <w:tcMar>
              <w:top w:w="60" w:type="dxa"/>
              <w:left w:w="100" w:type="dxa"/>
              <w:bottom w:w="60" w:type="dxa"/>
              <w:right w:w="100" w:type="dxa"/>
            </w:tcMar>
          </w:tcPr>
          <w:p w14:paraId="07B2334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5A65CC2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20 years</w:t>
            </w:r>
          </w:p>
        </w:tc>
        <w:tc>
          <w:tcPr>
            <w:tcW w:w="3172" w:type="dxa"/>
            <w:shd w:val="clear" w:color="auto" w:fill="FFFFFF" w:themeFill="background1"/>
            <w:tcMar>
              <w:top w:w="60" w:type="dxa"/>
              <w:left w:w="100" w:type="dxa"/>
              <w:bottom w:w="60" w:type="dxa"/>
              <w:right w:w="100" w:type="dxa"/>
            </w:tcMar>
          </w:tcPr>
          <w:p w14:paraId="0E552E0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Varied discount rates</w:t>
            </w:r>
          </w:p>
        </w:tc>
      </w:tr>
      <w:tr w:rsidR="0041021C" w:rsidRPr="00E86366" w14:paraId="401FBEE4" w14:textId="77777777" w:rsidTr="0041021C">
        <w:trPr>
          <w:trHeight w:val="616"/>
        </w:trPr>
        <w:tc>
          <w:tcPr>
            <w:tcW w:w="1560" w:type="dxa"/>
            <w:shd w:val="clear" w:color="auto" w:fill="FFFFFF" w:themeFill="background1"/>
            <w:tcMar>
              <w:top w:w="60" w:type="dxa"/>
              <w:left w:w="100" w:type="dxa"/>
              <w:bottom w:w="60" w:type="dxa"/>
              <w:right w:w="100" w:type="dxa"/>
            </w:tcMar>
          </w:tcPr>
          <w:p w14:paraId="0900F0E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Liao et al. (2023)</w:t>
            </w:r>
          </w:p>
        </w:tc>
        <w:tc>
          <w:tcPr>
            <w:tcW w:w="1417" w:type="dxa"/>
            <w:shd w:val="clear" w:color="auto" w:fill="FFFFFF" w:themeFill="background1"/>
            <w:tcMar>
              <w:top w:w="60" w:type="dxa"/>
              <w:left w:w="100" w:type="dxa"/>
              <w:bottom w:w="60" w:type="dxa"/>
              <w:right w:w="100" w:type="dxa"/>
            </w:tcMar>
          </w:tcPr>
          <w:p w14:paraId="0425E74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 UK, China</w:t>
            </w:r>
          </w:p>
        </w:tc>
        <w:tc>
          <w:tcPr>
            <w:tcW w:w="1843" w:type="dxa"/>
            <w:shd w:val="clear" w:color="auto" w:fill="FFFFFF" w:themeFill="background1"/>
            <w:tcMar>
              <w:top w:w="60" w:type="dxa"/>
              <w:left w:w="100" w:type="dxa"/>
              <w:bottom w:w="60" w:type="dxa"/>
              <w:right w:w="100" w:type="dxa"/>
            </w:tcMar>
          </w:tcPr>
          <w:p w14:paraId="3D2606E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Markov model</w:t>
            </w:r>
          </w:p>
        </w:tc>
        <w:tc>
          <w:tcPr>
            <w:tcW w:w="3686" w:type="dxa"/>
            <w:shd w:val="clear" w:color="auto" w:fill="FFFFFF" w:themeFill="background1"/>
            <w:tcMar>
              <w:top w:w="60" w:type="dxa"/>
              <w:left w:w="100" w:type="dxa"/>
              <w:bottom w:w="60" w:type="dxa"/>
              <w:right w:w="100" w:type="dxa"/>
            </w:tcMar>
          </w:tcPr>
          <w:p w14:paraId="76E3193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Cost-effectiveness of intensive vs. standard BP management in patients aged 60–80 (China, US, UK)</w:t>
            </w:r>
          </w:p>
        </w:tc>
        <w:tc>
          <w:tcPr>
            <w:tcW w:w="1341" w:type="dxa"/>
            <w:shd w:val="clear" w:color="auto" w:fill="FFFFFF" w:themeFill="background1"/>
            <w:tcMar>
              <w:top w:w="60" w:type="dxa"/>
              <w:left w:w="100" w:type="dxa"/>
              <w:bottom w:w="60" w:type="dxa"/>
              <w:right w:w="100" w:type="dxa"/>
            </w:tcMar>
          </w:tcPr>
          <w:p w14:paraId="014BB7A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50D1B65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184C3F2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PSA (Monte Carlo, 1,000 runs)</w:t>
            </w:r>
          </w:p>
        </w:tc>
      </w:tr>
      <w:tr w:rsidR="0041021C" w:rsidRPr="00E86366" w14:paraId="186F0AB1" w14:textId="77777777" w:rsidTr="0041021C">
        <w:trPr>
          <w:trHeight w:val="632"/>
        </w:trPr>
        <w:tc>
          <w:tcPr>
            <w:tcW w:w="1560" w:type="dxa"/>
            <w:shd w:val="clear" w:color="auto" w:fill="FFFFFF" w:themeFill="background1"/>
            <w:tcMar>
              <w:top w:w="60" w:type="dxa"/>
              <w:left w:w="100" w:type="dxa"/>
              <w:bottom w:w="60" w:type="dxa"/>
              <w:right w:w="100" w:type="dxa"/>
            </w:tcMar>
          </w:tcPr>
          <w:p w14:paraId="01E23E5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lastRenderedPageBreak/>
              <w:t>Lich et al. (2014)</w:t>
            </w:r>
          </w:p>
        </w:tc>
        <w:tc>
          <w:tcPr>
            <w:tcW w:w="1417" w:type="dxa"/>
            <w:shd w:val="clear" w:color="auto" w:fill="FFFFFF" w:themeFill="background1"/>
            <w:tcMar>
              <w:top w:w="60" w:type="dxa"/>
              <w:left w:w="100" w:type="dxa"/>
              <w:bottom w:w="60" w:type="dxa"/>
              <w:right w:w="100" w:type="dxa"/>
            </w:tcMar>
          </w:tcPr>
          <w:p w14:paraId="5F7DD5F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79870A9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System Dynamics model</w:t>
            </w:r>
          </w:p>
        </w:tc>
        <w:tc>
          <w:tcPr>
            <w:tcW w:w="3686" w:type="dxa"/>
            <w:shd w:val="clear" w:color="auto" w:fill="FFFFFF" w:themeFill="background1"/>
            <w:tcMar>
              <w:top w:w="60" w:type="dxa"/>
              <w:left w:w="100" w:type="dxa"/>
              <w:bottom w:w="60" w:type="dxa"/>
              <w:right w:w="100" w:type="dxa"/>
            </w:tcMar>
          </w:tcPr>
          <w:p w14:paraId="4CAE8F8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15 stroke prevention scenarios in US Veterans on 20-year QALYs, strokes prevented, and NNT per QALY</w:t>
            </w:r>
          </w:p>
        </w:tc>
        <w:tc>
          <w:tcPr>
            <w:tcW w:w="1341" w:type="dxa"/>
            <w:shd w:val="clear" w:color="auto" w:fill="FFFFFF" w:themeFill="background1"/>
            <w:tcMar>
              <w:top w:w="60" w:type="dxa"/>
              <w:left w:w="100" w:type="dxa"/>
              <w:bottom w:w="60" w:type="dxa"/>
              <w:right w:w="100" w:type="dxa"/>
            </w:tcMar>
          </w:tcPr>
          <w:p w14:paraId="5FC6441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542E990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20 years</w:t>
            </w:r>
          </w:p>
        </w:tc>
        <w:tc>
          <w:tcPr>
            <w:tcW w:w="3172" w:type="dxa"/>
            <w:shd w:val="clear" w:color="auto" w:fill="FFFFFF" w:themeFill="background1"/>
            <w:tcMar>
              <w:top w:w="60" w:type="dxa"/>
              <w:left w:w="100" w:type="dxa"/>
              <w:bottom w:w="60" w:type="dxa"/>
              <w:right w:w="100" w:type="dxa"/>
            </w:tcMar>
          </w:tcPr>
          <w:p w14:paraId="1AB121E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Multivariate PSA on intervention effect sizes and model inputs</w:t>
            </w:r>
          </w:p>
        </w:tc>
      </w:tr>
      <w:tr w:rsidR="0041021C" w:rsidRPr="00E86366" w14:paraId="75AE9835" w14:textId="77777777" w:rsidTr="0041021C">
        <w:trPr>
          <w:trHeight w:val="616"/>
        </w:trPr>
        <w:tc>
          <w:tcPr>
            <w:tcW w:w="1560" w:type="dxa"/>
            <w:shd w:val="clear" w:color="auto" w:fill="FFFFFF" w:themeFill="background1"/>
            <w:tcMar>
              <w:top w:w="60" w:type="dxa"/>
              <w:left w:w="100" w:type="dxa"/>
              <w:bottom w:w="60" w:type="dxa"/>
              <w:right w:w="100" w:type="dxa"/>
            </w:tcMar>
          </w:tcPr>
          <w:p w14:paraId="6BE1226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Margolis et al. (2020)</w:t>
            </w:r>
          </w:p>
        </w:tc>
        <w:tc>
          <w:tcPr>
            <w:tcW w:w="1417" w:type="dxa"/>
            <w:shd w:val="clear" w:color="auto" w:fill="FFFFFF" w:themeFill="background1"/>
            <w:tcMar>
              <w:top w:w="60" w:type="dxa"/>
              <w:left w:w="100" w:type="dxa"/>
              <w:bottom w:w="60" w:type="dxa"/>
              <w:right w:w="100" w:type="dxa"/>
            </w:tcMar>
          </w:tcPr>
          <w:p w14:paraId="36F1F94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7BF4D84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Microsimulation</w:t>
            </w:r>
          </w:p>
        </w:tc>
        <w:tc>
          <w:tcPr>
            <w:tcW w:w="3686" w:type="dxa"/>
            <w:shd w:val="clear" w:color="auto" w:fill="FFFFFF" w:themeFill="background1"/>
            <w:tcMar>
              <w:top w:w="60" w:type="dxa"/>
              <w:left w:w="100" w:type="dxa"/>
              <w:bottom w:w="60" w:type="dxa"/>
              <w:right w:w="100" w:type="dxa"/>
            </w:tcMar>
          </w:tcPr>
          <w:p w14:paraId="7B19300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Validates microsimulation-predicted CV events against 5-year HyperLink telemonitoring trial outcomes</w:t>
            </w:r>
          </w:p>
        </w:tc>
        <w:tc>
          <w:tcPr>
            <w:tcW w:w="1341" w:type="dxa"/>
            <w:shd w:val="clear" w:color="auto" w:fill="FFFFFF" w:themeFill="background1"/>
            <w:tcMar>
              <w:top w:w="60" w:type="dxa"/>
              <w:left w:w="100" w:type="dxa"/>
              <w:bottom w:w="60" w:type="dxa"/>
              <w:right w:w="100" w:type="dxa"/>
            </w:tcMar>
          </w:tcPr>
          <w:p w14:paraId="10550EB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6, 12, 18, 54 months</w:t>
            </w:r>
          </w:p>
        </w:tc>
        <w:tc>
          <w:tcPr>
            <w:tcW w:w="1494" w:type="dxa"/>
            <w:shd w:val="clear" w:color="auto" w:fill="FFFFFF" w:themeFill="background1"/>
            <w:tcMar>
              <w:top w:w="60" w:type="dxa"/>
              <w:left w:w="100" w:type="dxa"/>
              <w:bottom w:w="60" w:type="dxa"/>
              <w:right w:w="100" w:type="dxa"/>
            </w:tcMar>
          </w:tcPr>
          <w:p w14:paraId="2A22013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5 years</w:t>
            </w:r>
          </w:p>
        </w:tc>
        <w:tc>
          <w:tcPr>
            <w:tcW w:w="3172" w:type="dxa"/>
            <w:shd w:val="clear" w:color="auto" w:fill="FFFFFF" w:themeFill="background1"/>
            <w:tcMar>
              <w:top w:w="60" w:type="dxa"/>
              <w:left w:w="100" w:type="dxa"/>
              <w:bottom w:w="60" w:type="dxa"/>
              <w:right w:w="100" w:type="dxa"/>
            </w:tcMar>
          </w:tcPr>
          <w:p w14:paraId="759524B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Adding medication costs  ROI recalculated under primary and secondary endpoints</w:t>
            </w:r>
          </w:p>
        </w:tc>
      </w:tr>
      <w:tr w:rsidR="0041021C" w:rsidRPr="00E86366" w14:paraId="21857221" w14:textId="77777777" w:rsidTr="0041021C">
        <w:trPr>
          <w:trHeight w:val="815"/>
        </w:trPr>
        <w:tc>
          <w:tcPr>
            <w:tcW w:w="1560" w:type="dxa"/>
            <w:shd w:val="clear" w:color="auto" w:fill="FFFFFF" w:themeFill="background1"/>
            <w:tcMar>
              <w:top w:w="60" w:type="dxa"/>
              <w:left w:w="100" w:type="dxa"/>
              <w:bottom w:w="60" w:type="dxa"/>
              <w:right w:w="100" w:type="dxa"/>
            </w:tcMar>
          </w:tcPr>
          <w:p w14:paraId="40CA8AE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Marklund et al. (2020)</w:t>
            </w:r>
          </w:p>
        </w:tc>
        <w:tc>
          <w:tcPr>
            <w:tcW w:w="1417" w:type="dxa"/>
            <w:shd w:val="clear" w:color="auto" w:fill="FFFFFF" w:themeFill="background1"/>
            <w:tcMar>
              <w:top w:w="60" w:type="dxa"/>
              <w:left w:w="100" w:type="dxa"/>
              <w:bottom w:w="60" w:type="dxa"/>
              <w:right w:w="100" w:type="dxa"/>
            </w:tcMar>
          </w:tcPr>
          <w:p w14:paraId="353F207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w:t>
            </w:r>
          </w:p>
        </w:tc>
        <w:tc>
          <w:tcPr>
            <w:tcW w:w="1843" w:type="dxa"/>
            <w:shd w:val="clear" w:color="auto" w:fill="FFFFFF" w:themeFill="background1"/>
            <w:tcMar>
              <w:top w:w="60" w:type="dxa"/>
              <w:left w:w="100" w:type="dxa"/>
              <w:bottom w:w="60" w:type="dxa"/>
              <w:right w:w="100" w:type="dxa"/>
            </w:tcMar>
          </w:tcPr>
          <w:p w14:paraId="51CCAA8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Comparative risk assessment (BP + potassium models)</w:t>
            </w:r>
          </w:p>
        </w:tc>
        <w:tc>
          <w:tcPr>
            <w:tcW w:w="3686" w:type="dxa"/>
            <w:shd w:val="clear" w:color="auto" w:fill="FFFFFF" w:themeFill="background1"/>
            <w:tcMar>
              <w:top w:w="60" w:type="dxa"/>
              <w:left w:w="100" w:type="dxa"/>
              <w:bottom w:w="60" w:type="dxa"/>
              <w:right w:w="100" w:type="dxa"/>
            </w:tcMar>
          </w:tcPr>
          <w:p w14:paraId="33B6D33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CVD deaths, events, and DALYs prevented by replacing dietary salt with potassium-enriched substitutes (20–30% KCl), including CKD hyperkalaemia risks</w:t>
            </w:r>
          </w:p>
        </w:tc>
        <w:tc>
          <w:tcPr>
            <w:tcW w:w="1341" w:type="dxa"/>
            <w:shd w:val="clear" w:color="auto" w:fill="FFFFFF" w:themeFill="background1"/>
            <w:tcMar>
              <w:top w:w="60" w:type="dxa"/>
              <w:left w:w="100" w:type="dxa"/>
              <w:bottom w:w="60" w:type="dxa"/>
              <w:right w:w="100" w:type="dxa"/>
            </w:tcMar>
          </w:tcPr>
          <w:p w14:paraId="07D1941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1494" w:type="dxa"/>
            <w:shd w:val="clear" w:color="auto" w:fill="FFFFFF" w:themeFill="background1"/>
            <w:tcMar>
              <w:top w:w="60" w:type="dxa"/>
              <w:left w:w="100" w:type="dxa"/>
              <w:bottom w:w="60" w:type="dxa"/>
              <w:right w:w="100" w:type="dxa"/>
            </w:tcMar>
          </w:tcPr>
          <w:p w14:paraId="0E2BD9A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3172" w:type="dxa"/>
            <w:shd w:val="clear" w:color="auto" w:fill="FFFFFF" w:themeFill="background1"/>
            <w:tcMar>
              <w:top w:w="60" w:type="dxa"/>
              <w:left w:w="100" w:type="dxa"/>
              <w:bottom w:w="60" w:type="dxa"/>
              <w:right w:w="100" w:type="dxa"/>
            </w:tcMar>
          </w:tcPr>
          <w:p w14:paraId="434AA41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PSA (Monte Carlo)</w:t>
            </w:r>
          </w:p>
        </w:tc>
      </w:tr>
      <w:tr w:rsidR="0041021C" w:rsidRPr="00E86366" w14:paraId="7762699E" w14:textId="77777777" w:rsidTr="0041021C">
        <w:trPr>
          <w:trHeight w:val="616"/>
        </w:trPr>
        <w:tc>
          <w:tcPr>
            <w:tcW w:w="1560" w:type="dxa"/>
            <w:shd w:val="clear" w:color="auto" w:fill="FFFFFF" w:themeFill="background1"/>
            <w:tcMar>
              <w:top w:w="60" w:type="dxa"/>
              <w:left w:w="100" w:type="dxa"/>
              <w:bottom w:w="60" w:type="dxa"/>
              <w:right w:w="100" w:type="dxa"/>
            </w:tcMar>
          </w:tcPr>
          <w:p w14:paraId="73B6DCB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Mekonnen et al. (2013)</w:t>
            </w:r>
          </w:p>
        </w:tc>
        <w:tc>
          <w:tcPr>
            <w:tcW w:w="1417" w:type="dxa"/>
            <w:shd w:val="clear" w:color="auto" w:fill="FFFFFF" w:themeFill="background1"/>
            <w:tcMar>
              <w:top w:w="60" w:type="dxa"/>
              <w:left w:w="100" w:type="dxa"/>
              <w:bottom w:w="60" w:type="dxa"/>
              <w:right w:w="100" w:type="dxa"/>
            </w:tcMar>
          </w:tcPr>
          <w:p w14:paraId="493F72B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USA</w:t>
            </w:r>
          </w:p>
        </w:tc>
        <w:tc>
          <w:tcPr>
            <w:tcW w:w="1843" w:type="dxa"/>
            <w:shd w:val="clear" w:color="auto" w:fill="FFFFFF" w:themeFill="background1"/>
            <w:tcMar>
              <w:top w:w="60" w:type="dxa"/>
              <w:left w:w="100" w:type="dxa"/>
              <w:bottom w:w="60" w:type="dxa"/>
              <w:right w:w="100" w:type="dxa"/>
            </w:tcMar>
          </w:tcPr>
          <w:p w14:paraId="22209C8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Computer simulation (CVD and diabetes)</w:t>
            </w:r>
          </w:p>
        </w:tc>
        <w:tc>
          <w:tcPr>
            <w:tcW w:w="3686" w:type="dxa"/>
            <w:shd w:val="clear" w:color="auto" w:fill="FFFFFF" w:themeFill="background1"/>
            <w:tcMar>
              <w:top w:w="60" w:type="dxa"/>
              <w:left w:w="100" w:type="dxa"/>
              <w:bottom w:w="60" w:type="dxa"/>
              <w:right w:w="100" w:type="dxa"/>
            </w:tcMar>
          </w:tcPr>
          <w:p w14:paraId="58222D9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CVD and diabetes impact of sugar-sweetened beverage reduction in California (2013–2022)</w:t>
            </w:r>
          </w:p>
        </w:tc>
        <w:tc>
          <w:tcPr>
            <w:tcW w:w="1341" w:type="dxa"/>
            <w:shd w:val="clear" w:color="auto" w:fill="FFFFFF" w:themeFill="background1"/>
            <w:tcMar>
              <w:top w:w="60" w:type="dxa"/>
              <w:left w:w="100" w:type="dxa"/>
              <w:bottom w:w="60" w:type="dxa"/>
              <w:right w:w="100" w:type="dxa"/>
            </w:tcMar>
          </w:tcPr>
          <w:p w14:paraId="323C541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4F7407A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3157263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20% and 50% SSB reduction scenarios</w:t>
            </w:r>
          </w:p>
        </w:tc>
      </w:tr>
      <w:tr w:rsidR="0041021C" w:rsidRPr="00E86366" w14:paraId="4737E176" w14:textId="77777777" w:rsidTr="0041021C">
        <w:trPr>
          <w:trHeight w:val="616"/>
        </w:trPr>
        <w:tc>
          <w:tcPr>
            <w:tcW w:w="1560" w:type="dxa"/>
            <w:shd w:val="clear" w:color="auto" w:fill="FFFFFF" w:themeFill="background1"/>
            <w:tcMar>
              <w:top w:w="60" w:type="dxa"/>
              <w:left w:w="100" w:type="dxa"/>
              <w:bottom w:w="60" w:type="dxa"/>
              <w:right w:w="100" w:type="dxa"/>
            </w:tcMar>
          </w:tcPr>
          <w:p w14:paraId="1FDD9E8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Murray et al. (2003)</w:t>
            </w:r>
          </w:p>
        </w:tc>
        <w:tc>
          <w:tcPr>
            <w:tcW w:w="1417" w:type="dxa"/>
            <w:shd w:val="clear" w:color="auto" w:fill="FFFFFF" w:themeFill="background1"/>
            <w:tcMar>
              <w:top w:w="60" w:type="dxa"/>
              <w:left w:w="100" w:type="dxa"/>
              <w:bottom w:w="60" w:type="dxa"/>
              <w:right w:w="100" w:type="dxa"/>
            </w:tcMar>
          </w:tcPr>
          <w:p w14:paraId="1416BD3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14 world subregions</w:t>
            </w:r>
          </w:p>
        </w:tc>
        <w:tc>
          <w:tcPr>
            <w:tcW w:w="1843" w:type="dxa"/>
            <w:shd w:val="clear" w:color="auto" w:fill="FFFFFF" w:themeFill="background1"/>
            <w:tcMar>
              <w:top w:w="60" w:type="dxa"/>
              <w:left w:w="100" w:type="dxa"/>
              <w:bottom w:w="60" w:type="dxa"/>
              <w:right w:w="100" w:type="dxa"/>
            </w:tcMar>
          </w:tcPr>
          <w:p w14:paraId="4766A91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Population model</w:t>
            </w:r>
          </w:p>
        </w:tc>
        <w:tc>
          <w:tcPr>
            <w:tcW w:w="3686" w:type="dxa"/>
            <w:shd w:val="clear" w:color="auto" w:fill="FFFFFF" w:themeFill="background1"/>
            <w:tcMar>
              <w:top w:w="60" w:type="dxa"/>
              <w:left w:w="100" w:type="dxa"/>
              <w:bottom w:w="60" w:type="dxa"/>
              <w:right w:w="100" w:type="dxa"/>
            </w:tcMar>
          </w:tcPr>
          <w:p w14:paraId="4871F90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DALYs averted and costs of personal and non-personal BP/cholesterol interventions across 14 world subregions</w:t>
            </w:r>
          </w:p>
        </w:tc>
        <w:tc>
          <w:tcPr>
            <w:tcW w:w="1341" w:type="dxa"/>
            <w:shd w:val="clear" w:color="auto" w:fill="FFFFFF" w:themeFill="background1"/>
            <w:tcMar>
              <w:top w:w="60" w:type="dxa"/>
              <w:left w:w="100" w:type="dxa"/>
              <w:bottom w:w="60" w:type="dxa"/>
              <w:right w:w="100" w:type="dxa"/>
            </w:tcMar>
          </w:tcPr>
          <w:p w14:paraId="576C40D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6EFF444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51EB340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Multivariate SA</w:t>
            </w:r>
          </w:p>
        </w:tc>
      </w:tr>
      <w:tr w:rsidR="0041021C" w:rsidRPr="00E86366" w14:paraId="06AE58F5" w14:textId="77777777" w:rsidTr="0041021C">
        <w:trPr>
          <w:trHeight w:val="616"/>
        </w:trPr>
        <w:tc>
          <w:tcPr>
            <w:tcW w:w="1560" w:type="dxa"/>
            <w:shd w:val="clear" w:color="auto" w:fill="FFFFFF" w:themeFill="background1"/>
            <w:tcMar>
              <w:top w:w="60" w:type="dxa"/>
              <w:left w:w="100" w:type="dxa"/>
              <w:bottom w:w="60" w:type="dxa"/>
              <w:right w:w="100" w:type="dxa"/>
            </w:tcMar>
          </w:tcPr>
          <w:p w14:paraId="06E2342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Peñaloza-Ramos et al. (2018)</w:t>
            </w:r>
          </w:p>
        </w:tc>
        <w:tc>
          <w:tcPr>
            <w:tcW w:w="1417" w:type="dxa"/>
            <w:shd w:val="clear" w:color="auto" w:fill="FFFFFF" w:themeFill="background1"/>
            <w:tcMar>
              <w:top w:w="60" w:type="dxa"/>
              <w:left w:w="100" w:type="dxa"/>
              <w:bottom w:w="60" w:type="dxa"/>
              <w:right w:w="100" w:type="dxa"/>
            </w:tcMar>
          </w:tcPr>
          <w:p w14:paraId="2EF73DF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UK</w:t>
            </w:r>
          </w:p>
        </w:tc>
        <w:tc>
          <w:tcPr>
            <w:tcW w:w="1843" w:type="dxa"/>
            <w:shd w:val="clear" w:color="auto" w:fill="FFFFFF" w:themeFill="background1"/>
            <w:tcMar>
              <w:top w:w="60" w:type="dxa"/>
              <w:left w:w="100" w:type="dxa"/>
              <w:bottom w:w="60" w:type="dxa"/>
              <w:right w:w="100" w:type="dxa"/>
            </w:tcMar>
          </w:tcPr>
          <w:p w14:paraId="5E11145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Cohort Markov model (4 structures)</w:t>
            </w:r>
          </w:p>
        </w:tc>
        <w:tc>
          <w:tcPr>
            <w:tcW w:w="3686" w:type="dxa"/>
            <w:shd w:val="clear" w:color="auto" w:fill="FFFFFF" w:themeFill="background1"/>
            <w:tcMar>
              <w:top w:w="60" w:type="dxa"/>
              <w:left w:w="100" w:type="dxa"/>
              <w:bottom w:w="60" w:type="dxa"/>
              <w:right w:w="100" w:type="dxa"/>
            </w:tcMar>
          </w:tcPr>
          <w:p w14:paraId="5046C8E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Structural uncertainty in the TASMIN-SR cost-effectiveness model across four alternative Markov structures</w:t>
            </w:r>
          </w:p>
        </w:tc>
        <w:tc>
          <w:tcPr>
            <w:tcW w:w="1341" w:type="dxa"/>
            <w:shd w:val="clear" w:color="auto" w:fill="FFFFFF" w:themeFill="background1"/>
            <w:tcMar>
              <w:top w:w="60" w:type="dxa"/>
              <w:left w:w="100" w:type="dxa"/>
              <w:bottom w:w="60" w:type="dxa"/>
              <w:right w:w="100" w:type="dxa"/>
            </w:tcMar>
          </w:tcPr>
          <w:p w14:paraId="46969B6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6-month cycle</w:t>
            </w:r>
          </w:p>
        </w:tc>
        <w:tc>
          <w:tcPr>
            <w:tcW w:w="1494" w:type="dxa"/>
            <w:shd w:val="clear" w:color="auto" w:fill="FFFFFF" w:themeFill="background1"/>
            <w:tcMar>
              <w:top w:w="60" w:type="dxa"/>
              <w:left w:w="100" w:type="dxa"/>
              <w:bottom w:w="60" w:type="dxa"/>
              <w:right w:w="100" w:type="dxa"/>
            </w:tcMar>
          </w:tcPr>
          <w:p w14:paraId="1AD411C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54BA35C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Robust to varied costs, time horizons, and secondary event transition probabilities</w:t>
            </w:r>
          </w:p>
        </w:tc>
      </w:tr>
      <w:tr w:rsidR="0041021C" w:rsidRPr="00E86366" w14:paraId="3156C8AB" w14:textId="77777777" w:rsidTr="0041021C">
        <w:trPr>
          <w:trHeight w:val="599"/>
        </w:trPr>
        <w:tc>
          <w:tcPr>
            <w:tcW w:w="1560" w:type="dxa"/>
            <w:shd w:val="clear" w:color="auto" w:fill="FFFFFF" w:themeFill="background1"/>
            <w:tcMar>
              <w:top w:w="60" w:type="dxa"/>
              <w:left w:w="100" w:type="dxa"/>
              <w:bottom w:w="60" w:type="dxa"/>
              <w:right w:w="100" w:type="dxa"/>
            </w:tcMar>
          </w:tcPr>
          <w:p w14:paraId="70A10F3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Peñaloza-Ramos et al. (2016)</w:t>
            </w:r>
          </w:p>
        </w:tc>
        <w:tc>
          <w:tcPr>
            <w:tcW w:w="1417" w:type="dxa"/>
            <w:shd w:val="clear" w:color="auto" w:fill="FFFFFF" w:themeFill="background1"/>
            <w:tcMar>
              <w:top w:w="60" w:type="dxa"/>
              <w:left w:w="100" w:type="dxa"/>
              <w:bottom w:w="60" w:type="dxa"/>
              <w:right w:w="100" w:type="dxa"/>
            </w:tcMar>
          </w:tcPr>
          <w:p w14:paraId="6DD2410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UK</w:t>
            </w:r>
          </w:p>
        </w:tc>
        <w:tc>
          <w:tcPr>
            <w:tcW w:w="1843" w:type="dxa"/>
            <w:shd w:val="clear" w:color="auto" w:fill="FFFFFF" w:themeFill="background1"/>
            <w:tcMar>
              <w:top w:w="60" w:type="dxa"/>
              <w:left w:w="100" w:type="dxa"/>
              <w:bottom w:w="60" w:type="dxa"/>
              <w:right w:w="100" w:type="dxa"/>
            </w:tcMar>
          </w:tcPr>
          <w:p w14:paraId="3616318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Cohort Markov model</w:t>
            </w:r>
          </w:p>
        </w:tc>
        <w:tc>
          <w:tcPr>
            <w:tcW w:w="3686" w:type="dxa"/>
            <w:shd w:val="clear" w:color="auto" w:fill="FFFFFF" w:themeFill="background1"/>
            <w:tcMar>
              <w:top w:w="60" w:type="dxa"/>
              <w:left w:w="100" w:type="dxa"/>
              <w:bottom w:w="60" w:type="dxa"/>
              <w:right w:w="100" w:type="dxa"/>
            </w:tcMar>
          </w:tcPr>
          <w:p w14:paraId="0C766BC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Long-term cost-effectiveness of BP self-management vs. usual care in high-risk 70-year-old patients</w:t>
            </w:r>
          </w:p>
        </w:tc>
        <w:tc>
          <w:tcPr>
            <w:tcW w:w="1341" w:type="dxa"/>
            <w:shd w:val="clear" w:color="auto" w:fill="FFFFFF" w:themeFill="background1"/>
            <w:tcMar>
              <w:top w:w="60" w:type="dxa"/>
              <w:left w:w="100" w:type="dxa"/>
              <w:bottom w:w="60" w:type="dxa"/>
              <w:right w:w="100" w:type="dxa"/>
            </w:tcMar>
          </w:tcPr>
          <w:p w14:paraId="3612389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6-month cycle</w:t>
            </w:r>
          </w:p>
        </w:tc>
        <w:tc>
          <w:tcPr>
            <w:tcW w:w="1494" w:type="dxa"/>
            <w:shd w:val="clear" w:color="auto" w:fill="FFFFFF" w:themeFill="background1"/>
            <w:tcMar>
              <w:top w:w="60" w:type="dxa"/>
              <w:left w:w="100" w:type="dxa"/>
              <w:bottom w:w="60" w:type="dxa"/>
              <w:right w:w="100" w:type="dxa"/>
            </w:tcMar>
          </w:tcPr>
          <w:p w14:paraId="7411DDA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 (30 years)</w:t>
            </w:r>
          </w:p>
        </w:tc>
        <w:tc>
          <w:tcPr>
            <w:tcW w:w="3172" w:type="dxa"/>
            <w:shd w:val="clear" w:color="auto" w:fill="FFFFFF" w:themeFill="background1"/>
            <w:tcMar>
              <w:top w:w="60" w:type="dxa"/>
              <w:left w:w="100" w:type="dxa"/>
              <w:bottom w:w="60" w:type="dxa"/>
              <w:right w:w="100" w:type="dxa"/>
            </w:tcMar>
          </w:tcPr>
          <w:p w14:paraId="6C70757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PSA: 10,000 Monte Carlo simulations  CEACs</w:t>
            </w:r>
          </w:p>
        </w:tc>
      </w:tr>
      <w:tr w:rsidR="0041021C" w:rsidRPr="00E86366" w14:paraId="0F42ABB4" w14:textId="77777777" w:rsidTr="0041021C">
        <w:trPr>
          <w:trHeight w:val="616"/>
        </w:trPr>
        <w:tc>
          <w:tcPr>
            <w:tcW w:w="1560" w:type="dxa"/>
            <w:shd w:val="clear" w:color="auto" w:fill="FFFFFF" w:themeFill="background1"/>
            <w:tcMar>
              <w:top w:w="60" w:type="dxa"/>
              <w:left w:w="100" w:type="dxa"/>
              <w:bottom w:w="60" w:type="dxa"/>
              <w:right w:w="100" w:type="dxa"/>
            </w:tcMar>
          </w:tcPr>
          <w:p w14:paraId="35A4A3C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Stevanović et al. (2014)</w:t>
            </w:r>
          </w:p>
        </w:tc>
        <w:tc>
          <w:tcPr>
            <w:tcW w:w="1417" w:type="dxa"/>
            <w:shd w:val="clear" w:color="auto" w:fill="FFFFFF" w:themeFill="background1"/>
            <w:tcMar>
              <w:top w:w="60" w:type="dxa"/>
              <w:left w:w="100" w:type="dxa"/>
              <w:bottom w:w="60" w:type="dxa"/>
              <w:right w:w="100" w:type="dxa"/>
            </w:tcMar>
          </w:tcPr>
          <w:p w14:paraId="082B4E0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Netherlands</w:t>
            </w:r>
          </w:p>
        </w:tc>
        <w:tc>
          <w:tcPr>
            <w:tcW w:w="1843" w:type="dxa"/>
            <w:shd w:val="clear" w:color="auto" w:fill="FFFFFF" w:themeFill="background1"/>
            <w:tcMar>
              <w:top w:w="60" w:type="dxa"/>
              <w:left w:w="100" w:type="dxa"/>
              <w:bottom w:w="60" w:type="dxa"/>
              <w:right w:w="100" w:type="dxa"/>
            </w:tcMar>
          </w:tcPr>
          <w:p w14:paraId="005D226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Cohort Markov model  CUA  PSA</w:t>
            </w:r>
          </w:p>
        </w:tc>
        <w:tc>
          <w:tcPr>
            <w:tcW w:w="3686" w:type="dxa"/>
            <w:shd w:val="clear" w:color="auto" w:fill="FFFFFF" w:themeFill="background1"/>
            <w:tcMar>
              <w:top w:w="60" w:type="dxa"/>
              <w:left w:w="100" w:type="dxa"/>
              <w:bottom w:w="60" w:type="dxa"/>
              <w:right w:w="100" w:type="dxa"/>
            </w:tcMar>
          </w:tcPr>
          <w:p w14:paraId="0FFCDA2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Long-term cost-effectiveness of SBP reduction via antihypertensive treatment for primary CVD prevention in mild hypertension</w:t>
            </w:r>
          </w:p>
        </w:tc>
        <w:tc>
          <w:tcPr>
            <w:tcW w:w="1341" w:type="dxa"/>
            <w:shd w:val="clear" w:color="auto" w:fill="FFFFFF" w:themeFill="background1"/>
            <w:tcMar>
              <w:top w:w="60" w:type="dxa"/>
              <w:left w:w="100" w:type="dxa"/>
              <w:bottom w:w="60" w:type="dxa"/>
              <w:right w:w="100" w:type="dxa"/>
            </w:tcMar>
          </w:tcPr>
          <w:p w14:paraId="7249C7C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1381518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10-year and lifetime</w:t>
            </w:r>
          </w:p>
        </w:tc>
        <w:tc>
          <w:tcPr>
            <w:tcW w:w="3172" w:type="dxa"/>
            <w:shd w:val="clear" w:color="auto" w:fill="FFFFFF" w:themeFill="background1"/>
            <w:tcMar>
              <w:top w:w="60" w:type="dxa"/>
              <w:left w:w="100" w:type="dxa"/>
              <w:bottom w:w="60" w:type="dxa"/>
              <w:right w:w="100" w:type="dxa"/>
            </w:tcMar>
          </w:tcPr>
          <w:p w14:paraId="63214AE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PSA (10,000 iterations)</w:t>
            </w:r>
          </w:p>
        </w:tc>
      </w:tr>
      <w:tr w:rsidR="0041021C" w:rsidRPr="00E86366" w14:paraId="1AA1E407" w14:textId="77777777" w:rsidTr="0041021C">
        <w:trPr>
          <w:trHeight w:val="416"/>
        </w:trPr>
        <w:tc>
          <w:tcPr>
            <w:tcW w:w="1560" w:type="dxa"/>
            <w:shd w:val="clear" w:color="auto" w:fill="FFFFFF" w:themeFill="background1"/>
            <w:tcMar>
              <w:top w:w="60" w:type="dxa"/>
              <w:left w:w="100" w:type="dxa"/>
              <w:bottom w:w="60" w:type="dxa"/>
              <w:right w:w="100" w:type="dxa"/>
            </w:tcMar>
          </w:tcPr>
          <w:p w14:paraId="23C5603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Wang et al. (2016)</w:t>
            </w:r>
          </w:p>
        </w:tc>
        <w:tc>
          <w:tcPr>
            <w:tcW w:w="1417" w:type="dxa"/>
            <w:shd w:val="clear" w:color="auto" w:fill="FFFFFF" w:themeFill="background1"/>
            <w:tcMar>
              <w:top w:w="60" w:type="dxa"/>
              <w:left w:w="100" w:type="dxa"/>
              <w:bottom w:w="60" w:type="dxa"/>
              <w:right w:w="100" w:type="dxa"/>
            </w:tcMar>
          </w:tcPr>
          <w:p w14:paraId="6607C55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w:t>
            </w:r>
          </w:p>
        </w:tc>
        <w:tc>
          <w:tcPr>
            <w:tcW w:w="1843" w:type="dxa"/>
            <w:shd w:val="clear" w:color="auto" w:fill="FFFFFF" w:themeFill="background1"/>
            <w:tcMar>
              <w:top w:w="60" w:type="dxa"/>
              <w:left w:w="100" w:type="dxa"/>
              <w:bottom w:w="60" w:type="dxa"/>
              <w:right w:w="100" w:type="dxa"/>
            </w:tcMar>
          </w:tcPr>
          <w:p w14:paraId="532B55E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Population-scale simulation</w:t>
            </w:r>
          </w:p>
        </w:tc>
        <w:tc>
          <w:tcPr>
            <w:tcW w:w="3686" w:type="dxa"/>
            <w:shd w:val="clear" w:color="auto" w:fill="FFFFFF" w:themeFill="background1"/>
            <w:tcMar>
              <w:top w:w="60" w:type="dxa"/>
              <w:left w:w="100" w:type="dxa"/>
              <w:bottom w:w="60" w:type="dxa"/>
              <w:right w:w="100" w:type="dxa"/>
            </w:tcMar>
          </w:tcPr>
          <w:p w14:paraId="408B65F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CVD events and costs prevented by population-wide salt restriction in China</w:t>
            </w:r>
          </w:p>
        </w:tc>
        <w:tc>
          <w:tcPr>
            <w:tcW w:w="1341" w:type="dxa"/>
            <w:shd w:val="clear" w:color="auto" w:fill="FFFFFF" w:themeFill="background1"/>
            <w:tcMar>
              <w:top w:w="60" w:type="dxa"/>
              <w:left w:w="100" w:type="dxa"/>
              <w:bottom w:w="60" w:type="dxa"/>
              <w:right w:w="100" w:type="dxa"/>
            </w:tcMar>
          </w:tcPr>
          <w:p w14:paraId="3ED2C56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36EB43F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7A9AAB1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greater uncertainty for salt-substitute strategy</w:t>
            </w:r>
          </w:p>
        </w:tc>
      </w:tr>
      <w:tr w:rsidR="0041021C" w:rsidRPr="00E86366" w14:paraId="29305840" w14:textId="77777777" w:rsidTr="0041021C">
        <w:trPr>
          <w:trHeight w:val="616"/>
        </w:trPr>
        <w:tc>
          <w:tcPr>
            <w:tcW w:w="1560" w:type="dxa"/>
            <w:shd w:val="clear" w:color="auto" w:fill="FFFFFF" w:themeFill="background1"/>
            <w:tcMar>
              <w:top w:w="60" w:type="dxa"/>
              <w:left w:w="100" w:type="dxa"/>
              <w:bottom w:w="60" w:type="dxa"/>
              <w:right w:w="100" w:type="dxa"/>
            </w:tcMar>
          </w:tcPr>
          <w:p w14:paraId="049D4E40"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Wu et al. (2022)</w:t>
            </w:r>
          </w:p>
        </w:tc>
        <w:tc>
          <w:tcPr>
            <w:tcW w:w="1417" w:type="dxa"/>
            <w:shd w:val="clear" w:color="auto" w:fill="FFFFFF" w:themeFill="background1"/>
            <w:tcMar>
              <w:top w:w="60" w:type="dxa"/>
              <w:left w:w="100" w:type="dxa"/>
              <w:bottom w:w="60" w:type="dxa"/>
              <w:right w:w="100" w:type="dxa"/>
            </w:tcMar>
          </w:tcPr>
          <w:p w14:paraId="21CF9FA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w:t>
            </w:r>
          </w:p>
        </w:tc>
        <w:tc>
          <w:tcPr>
            <w:tcW w:w="1843" w:type="dxa"/>
            <w:shd w:val="clear" w:color="auto" w:fill="FFFFFF" w:themeFill="background1"/>
            <w:tcMar>
              <w:top w:w="60" w:type="dxa"/>
              <w:left w:w="100" w:type="dxa"/>
              <w:bottom w:w="60" w:type="dxa"/>
              <w:right w:w="100" w:type="dxa"/>
            </w:tcMar>
          </w:tcPr>
          <w:p w14:paraId="352D930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Multi-state Markov model</w:t>
            </w:r>
          </w:p>
        </w:tc>
        <w:tc>
          <w:tcPr>
            <w:tcW w:w="3686" w:type="dxa"/>
            <w:shd w:val="clear" w:color="auto" w:fill="FFFFFF" w:themeFill="background1"/>
            <w:tcMar>
              <w:top w:w="60" w:type="dxa"/>
              <w:left w:w="100" w:type="dxa"/>
              <w:bottom w:w="60" w:type="dxa"/>
              <w:right w:w="100" w:type="dxa"/>
            </w:tcMar>
          </w:tcPr>
          <w:p w14:paraId="306F467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Hypertension progression among Chinese bus drivers over 1- and 3-year follow-up intervals</w:t>
            </w:r>
          </w:p>
        </w:tc>
        <w:tc>
          <w:tcPr>
            <w:tcW w:w="1341" w:type="dxa"/>
            <w:shd w:val="clear" w:color="auto" w:fill="FFFFFF" w:themeFill="background1"/>
            <w:tcMar>
              <w:top w:w="60" w:type="dxa"/>
              <w:left w:w="100" w:type="dxa"/>
              <w:bottom w:w="60" w:type="dxa"/>
              <w:right w:w="100" w:type="dxa"/>
            </w:tcMar>
          </w:tcPr>
          <w:p w14:paraId="37EE4C6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1-year, 3-year</w:t>
            </w:r>
          </w:p>
        </w:tc>
        <w:tc>
          <w:tcPr>
            <w:tcW w:w="1494" w:type="dxa"/>
            <w:shd w:val="clear" w:color="auto" w:fill="FFFFFF" w:themeFill="background1"/>
            <w:tcMar>
              <w:top w:w="60" w:type="dxa"/>
              <w:left w:w="100" w:type="dxa"/>
              <w:bottom w:w="60" w:type="dxa"/>
              <w:right w:w="100" w:type="dxa"/>
            </w:tcMar>
          </w:tcPr>
          <w:p w14:paraId="4BF5956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3172" w:type="dxa"/>
            <w:shd w:val="clear" w:color="auto" w:fill="FFFFFF" w:themeFill="background1"/>
            <w:tcMar>
              <w:top w:w="60" w:type="dxa"/>
              <w:left w:w="100" w:type="dxa"/>
              <w:bottom w:w="60" w:type="dxa"/>
              <w:right w:w="100" w:type="dxa"/>
            </w:tcMar>
          </w:tcPr>
          <w:p w14:paraId="2770B08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r>
      <w:tr w:rsidR="0041021C" w:rsidRPr="00E86366" w14:paraId="5CF99FC1" w14:textId="77777777" w:rsidTr="0041021C">
        <w:trPr>
          <w:trHeight w:val="815"/>
        </w:trPr>
        <w:tc>
          <w:tcPr>
            <w:tcW w:w="1560" w:type="dxa"/>
            <w:shd w:val="clear" w:color="auto" w:fill="FFFFFF" w:themeFill="background1"/>
            <w:tcMar>
              <w:top w:w="60" w:type="dxa"/>
              <w:left w:w="100" w:type="dxa"/>
              <w:bottom w:w="60" w:type="dxa"/>
              <w:right w:w="100" w:type="dxa"/>
            </w:tcMar>
          </w:tcPr>
          <w:p w14:paraId="72D1383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Xie et al. (2021)</w:t>
            </w:r>
          </w:p>
        </w:tc>
        <w:tc>
          <w:tcPr>
            <w:tcW w:w="1417" w:type="dxa"/>
            <w:shd w:val="clear" w:color="auto" w:fill="FFFFFF" w:themeFill="background1"/>
            <w:tcMar>
              <w:top w:w="60" w:type="dxa"/>
              <w:left w:w="100" w:type="dxa"/>
              <w:bottom w:w="60" w:type="dxa"/>
              <w:right w:w="100" w:type="dxa"/>
            </w:tcMar>
          </w:tcPr>
          <w:p w14:paraId="5F6710D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w:t>
            </w:r>
          </w:p>
        </w:tc>
        <w:tc>
          <w:tcPr>
            <w:tcW w:w="1843" w:type="dxa"/>
            <w:shd w:val="clear" w:color="auto" w:fill="FFFFFF" w:themeFill="background1"/>
            <w:tcMar>
              <w:top w:w="60" w:type="dxa"/>
              <w:left w:w="100" w:type="dxa"/>
              <w:bottom w:w="60" w:type="dxa"/>
              <w:right w:w="100" w:type="dxa"/>
            </w:tcMar>
          </w:tcPr>
          <w:p w14:paraId="0FFDE70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Hybrid: econometric (DiD) + population simulation</w:t>
            </w:r>
          </w:p>
        </w:tc>
        <w:tc>
          <w:tcPr>
            <w:tcW w:w="3686" w:type="dxa"/>
            <w:shd w:val="clear" w:color="auto" w:fill="FFFFFF" w:themeFill="background1"/>
            <w:tcMar>
              <w:top w:w="60" w:type="dxa"/>
              <w:left w:w="100" w:type="dxa"/>
              <w:bottom w:w="60" w:type="dxa"/>
              <w:right w:w="100" w:type="dxa"/>
            </w:tcMar>
          </w:tcPr>
          <w:p w14:paraId="1A9549C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EPHS population-based hypertension control policy in China evaluated using combined econometrics and simulation</w:t>
            </w:r>
          </w:p>
        </w:tc>
        <w:tc>
          <w:tcPr>
            <w:tcW w:w="1341" w:type="dxa"/>
            <w:shd w:val="clear" w:color="auto" w:fill="FFFFFF" w:themeFill="background1"/>
            <w:tcMar>
              <w:top w:w="60" w:type="dxa"/>
              <w:left w:w="100" w:type="dxa"/>
              <w:bottom w:w="60" w:type="dxa"/>
              <w:right w:w="100" w:type="dxa"/>
            </w:tcMar>
          </w:tcPr>
          <w:p w14:paraId="6C3CBE7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7163031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7E7B585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PSA</w:t>
            </w:r>
          </w:p>
        </w:tc>
      </w:tr>
      <w:tr w:rsidR="0041021C" w:rsidRPr="00E86366" w14:paraId="549BEDC2" w14:textId="77777777" w:rsidTr="0041021C">
        <w:trPr>
          <w:trHeight w:val="616"/>
        </w:trPr>
        <w:tc>
          <w:tcPr>
            <w:tcW w:w="1560" w:type="dxa"/>
            <w:shd w:val="clear" w:color="auto" w:fill="FFFFFF" w:themeFill="background1"/>
            <w:tcMar>
              <w:top w:w="60" w:type="dxa"/>
              <w:left w:w="100" w:type="dxa"/>
              <w:bottom w:w="60" w:type="dxa"/>
              <w:right w:w="100" w:type="dxa"/>
            </w:tcMar>
          </w:tcPr>
          <w:p w14:paraId="1BF09CC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Yosefy et al. (2009)</w:t>
            </w:r>
          </w:p>
        </w:tc>
        <w:tc>
          <w:tcPr>
            <w:tcW w:w="1417" w:type="dxa"/>
            <w:shd w:val="clear" w:color="auto" w:fill="FFFFFF" w:themeFill="background1"/>
            <w:tcMar>
              <w:top w:w="60" w:type="dxa"/>
              <w:left w:w="100" w:type="dxa"/>
              <w:bottom w:w="60" w:type="dxa"/>
              <w:right w:w="100" w:type="dxa"/>
            </w:tcMar>
          </w:tcPr>
          <w:p w14:paraId="78BBD21D"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Israel</w:t>
            </w:r>
          </w:p>
        </w:tc>
        <w:tc>
          <w:tcPr>
            <w:tcW w:w="1843" w:type="dxa"/>
            <w:shd w:val="clear" w:color="auto" w:fill="FFFFFF" w:themeFill="background1"/>
            <w:tcMar>
              <w:top w:w="60" w:type="dxa"/>
              <w:left w:w="100" w:type="dxa"/>
              <w:bottom w:w="60" w:type="dxa"/>
              <w:right w:w="100" w:type="dxa"/>
            </w:tcMar>
          </w:tcPr>
          <w:p w14:paraId="58788F7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Cross-sectional CUA</w:t>
            </w:r>
          </w:p>
        </w:tc>
        <w:tc>
          <w:tcPr>
            <w:tcW w:w="3686" w:type="dxa"/>
            <w:shd w:val="clear" w:color="auto" w:fill="FFFFFF" w:themeFill="background1"/>
            <w:tcMar>
              <w:top w:w="60" w:type="dxa"/>
              <w:left w:w="100" w:type="dxa"/>
              <w:bottom w:w="60" w:type="dxa"/>
              <w:right w:w="100" w:type="dxa"/>
            </w:tcMar>
          </w:tcPr>
          <w:p w14:paraId="24253FB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Cost-utility of expanding IBPC program to 100 clinics in Israel  QALYs gained and costs saved over 10-year AMI risk horizon</w:t>
            </w:r>
          </w:p>
        </w:tc>
        <w:tc>
          <w:tcPr>
            <w:tcW w:w="1341" w:type="dxa"/>
            <w:shd w:val="clear" w:color="auto" w:fill="FFFFFF" w:themeFill="background1"/>
            <w:tcMar>
              <w:top w:w="60" w:type="dxa"/>
              <w:left w:w="100" w:type="dxa"/>
              <w:bottom w:w="60" w:type="dxa"/>
              <w:right w:w="100" w:type="dxa"/>
            </w:tcMar>
          </w:tcPr>
          <w:p w14:paraId="440A4E1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applicable</w:t>
            </w:r>
          </w:p>
        </w:tc>
        <w:tc>
          <w:tcPr>
            <w:tcW w:w="1494" w:type="dxa"/>
            <w:shd w:val="clear" w:color="auto" w:fill="FFFFFF" w:themeFill="background1"/>
            <w:tcMar>
              <w:top w:w="60" w:type="dxa"/>
              <w:left w:w="100" w:type="dxa"/>
              <w:bottom w:w="60" w:type="dxa"/>
              <w:right w:w="100" w:type="dxa"/>
            </w:tcMar>
          </w:tcPr>
          <w:p w14:paraId="5A6360F6"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10-year AMI risk</w:t>
            </w:r>
          </w:p>
        </w:tc>
        <w:tc>
          <w:tcPr>
            <w:tcW w:w="3172" w:type="dxa"/>
            <w:shd w:val="clear" w:color="auto" w:fill="FFFFFF" w:themeFill="background1"/>
            <w:tcMar>
              <w:top w:w="60" w:type="dxa"/>
              <w:left w:w="100" w:type="dxa"/>
              <w:bottom w:w="60" w:type="dxa"/>
              <w:right w:w="100" w:type="dxa"/>
            </w:tcMar>
          </w:tcPr>
          <w:p w14:paraId="318BA09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Not reported</w:t>
            </w:r>
          </w:p>
        </w:tc>
      </w:tr>
      <w:tr w:rsidR="0041021C" w:rsidRPr="00E86366" w14:paraId="790AD47E" w14:textId="77777777" w:rsidTr="0041021C">
        <w:trPr>
          <w:trHeight w:val="616"/>
        </w:trPr>
        <w:tc>
          <w:tcPr>
            <w:tcW w:w="1560" w:type="dxa"/>
            <w:shd w:val="clear" w:color="auto" w:fill="FFFFFF" w:themeFill="background1"/>
            <w:tcMar>
              <w:top w:w="60" w:type="dxa"/>
              <w:left w:w="100" w:type="dxa"/>
              <w:bottom w:w="60" w:type="dxa"/>
              <w:right w:w="100" w:type="dxa"/>
            </w:tcMar>
          </w:tcPr>
          <w:p w14:paraId="14FAC0F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lastRenderedPageBreak/>
              <w:t>Yosefy et al. (2007)</w:t>
            </w:r>
          </w:p>
        </w:tc>
        <w:tc>
          <w:tcPr>
            <w:tcW w:w="1417" w:type="dxa"/>
            <w:shd w:val="clear" w:color="auto" w:fill="FFFFFF" w:themeFill="background1"/>
            <w:tcMar>
              <w:top w:w="60" w:type="dxa"/>
              <w:left w:w="100" w:type="dxa"/>
              <w:bottom w:w="60" w:type="dxa"/>
              <w:right w:w="100" w:type="dxa"/>
            </w:tcMar>
          </w:tcPr>
          <w:p w14:paraId="72CA3D2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Israel</w:t>
            </w:r>
          </w:p>
        </w:tc>
        <w:tc>
          <w:tcPr>
            <w:tcW w:w="1843" w:type="dxa"/>
            <w:shd w:val="clear" w:color="auto" w:fill="FFFFFF" w:themeFill="background1"/>
            <w:tcMar>
              <w:top w:w="60" w:type="dxa"/>
              <w:left w:w="100" w:type="dxa"/>
              <w:bottom w:w="60" w:type="dxa"/>
              <w:right w:w="100" w:type="dxa"/>
            </w:tcMar>
          </w:tcPr>
          <w:p w14:paraId="5399683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Spreadsheet-based CUA  deterministic</w:t>
            </w:r>
          </w:p>
        </w:tc>
        <w:tc>
          <w:tcPr>
            <w:tcW w:w="3686" w:type="dxa"/>
            <w:shd w:val="clear" w:color="auto" w:fill="FFFFFF" w:themeFill="background1"/>
            <w:tcMar>
              <w:top w:w="60" w:type="dxa"/>
              <w:left w:w="100" w:type="dxa"/>
              <w:bottom w:w="60" w:type="dxa"/>
              <w:right w:w="100" w:type="dxa"/>
            </w:tcMar>
          </w:tcPr>
          <w:p w14:paraId="3F41199F"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Health effects and costs of a proposed national hypertension prevention program over 20 years</w:t>
            </w:r>
          </w:p>
        </w:tc>
        <w:tc>
          <w:tcPr>
            <w:tcW w:w="1341" w:type="dxa"/>
            <w:shd w:val="clear" w:color="auto" w:fill="FFFFFF" w:themeFill="background1"/>
            <w:tcMar>
              <w:top w:w="60" w:type="dxa"/>
              <w:left w:w="100" w:type="dxa"/>
              <w:bottom w:w="60" w:type="dxa"/>
              <w:right w:w="100" w:type="dxa"/>
            </w:tcMar>
          </w:tcPr>
          <w:p w14:paraId="3F80AF58"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46D3A0D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20 years</w:t>
            </w:r>
          </w:p>
        </w:tc>
        <w:tc>
          <w:tcPr>
            <w:tcW w:w="3172" w:type="dxa"/>
            <w:shd w:val="clear" w:color="auto" w:fill="FFFFFF" w:themeFill="background1"/>
            <w:tcMar>
              <w:top w:w="60" w:type="dxa"/>
              <w:left w:w="100" w:type="dxa"/>
              <w:bottom w:w="60" w:type="dxa"/>
              <w:right w:w="100" w:type="dxa"/>
            </w:tcMar>
          </w:tcPr>
          <w:p w14:paraId="3FCEBBE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SA on parameters with greatest potential influence on costs and utilities</w:t>
            </w:r>
          </w:p>
        </w:tc>
      </w:tr>
      <w:tr w:rsidR="0041021C" w:rsidRPr="00E86366" w14:paraId="65B0EB52" w14:textId="77777777" w:rsidTr="0041021C">
        <w:trPr>
          <w:trHeight w:val="616"/>
        </w:trPr>
        <w:tc>
          <w:tcPr>
            <w:tcW w:w="1560" w:type="dxa"/>
            <w:shd w:val="clear" w:color="auto" w:fill="FFFFFF" w:themeFill="background1"/>
            <w:tcMar>
              <w:top w:w="60" w:type="dxa"/>
              <w:left w:w="100" w:type="dxa"/>
              <w:bottom w:w="60" w:type="dxa"/>
              <w:right w:w="100" w:type="dxa"/>
            </w:tcMar>
          </w:tcPr>
          <w:p w14:paraId="667C0AC4"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Zhang et al. (2021)</w:t>
            </w:r>
          </w:p>
        </w:tc>
        <w:tc>
          <w:tcPr>
            <w:tcW w:w="1417" w:type="dxa"/>
            <w:shd w:val="clear" w:color="auto" w:fill="FFFFFF" w:themeFill="background1"/>
            <w:tcMar>
              <w:top w:w="60" w:type="dxa"/>
              <w:left w:w="100" w:type="dxa"/>
              <w:bottom w:w="60" w:type="dxa"/>
              <w:right w:w="100" w:type="dxa"/>
            </w:tcMar>
          </w:tcPr>
          <w:p w14:paraId="3FB6015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Argentina</w:t>
            </w:r>
          </w:p>
        </w:tc>
        <w:tc>
          <w:tcPr>
            <w:tcW w:w="1843" w:type="dxa"/>
            <w:shd w:val="clear" w:color="auto" w:fill="FFFFFF" w:themeFill="background1"/>
            <w:tcMar>
              <w:top w:w="60" w:type="dxa"/>
              <w:left w:w="100" w:type="dxa"/>
              <w:bottom w:w="60" w:type="dxa"/>
              <w:right w:w="100" w:type="dxa"/>
            </w:tcMar>
          </w:tcPr>
          <w:p w14:paraId="445DE495"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Cohort Markov model  CEA</w:t>
            </w:r>
          </w:p>
        </w:tc>
        <w:tc>
          <w:tcPr>
            <w:tcW w:w="3686" w:type="dxa"/>
            <w:shd w:val="clear" w:color="auto" w:fill="FFFFFF" w:themeFill="background1"/>
            <w:tcMar>
              <w:top w:w="60" w:type="dxa"/>
              <w:left w:w="100" w:type="dxa"/>
              <w:bottom w:w="60" w:type="dxa"/>
              <w:right w:w="100" w:type="dxa"/>
            </w:tcMar>
          </w:tcPr>
          <w:p w14:paraId="611705A3"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Cost-effectiveness of a multicomponent hypertension program in adults with uncontrolled BP in a low-income setting</w:t>
            </w:r>
          </w:p>
        </w:tc>
        <w:tc>
          <w:tcPr>
            <w:tcW w:w="1341" w:type="dxa"/>
            <w:shd w:val="clear" w:color="auto" w:fill="FFFFFF" w:themeFill="background1"/>
            <w:tcMar>
              <w:top w:w="60" w:type="dxa"/>
              <w:left w:w="100" w:type="dxa"/>
              <w:bottom w:w="60" w:type="dxa"/>
              <w:right w:w="100" w:type="dxa"/>
            </w:tcMar>
          </w:tcPr>
          <w:p w14:paraId="4B40326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6-month cycle</w:t>
            </w:r>
          </w:p>
        </w:tc>
        <w:tc>
          <w:tcPr>
            <w:tcW w:w="1494" w:type="dxa"/>
            <w:shd w:val="clear" w:color="auto" w:fill="FFFFFF" w:themeFill="background1"/>
            <w:tcMar>
              <w:top w:w="60" w:type="dxa"/>
              <w:left w:w="100" w:type="dxa"/>
              <w:bottom w:w="60" w:type="dxa"/>
              <w:right w:w="100" w:type="dxa"/>
            </w:tcMar>
          </w:tcPr>
          <w:p w14:paraId="78DB753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Lifetime</w:t>
            </w:r>
          </w:p>
        </w:tc>
        <w:tc>
          <w:tcPr>
            <w:tcW w:w="3172" w:type="dxa"/>
            <w:shd w:val="clear" w:color="auto" w:fill="FFFFFF" w:themeFill="background1"/>
            <w:tcMar>
              <w:top w:w="60" w:type="dxa"/>
              <w:left w:w="100" w:type="dxa"/>
              <w:bottom w:w="60" w:type="dxa"/>
              <w:right w:w="100" w:type="dxa"/>
            </w:tcMar>
          </w:tcPr>
          <w:p w14:paraId="162D5F62"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PSA</w:t>
            </w:r>
          </w:p>
        </w:tc>
      </w:tr>
      <w:tr w:rsidR="0041021C" w:rsidRPr="00E86366" w14:paraId="297DD2E8" w14:textId="77777777" w:rsidTr="0041021C">
        <w:trPr>
          <w:trHeight w:val="416"/>
        </w:trPr>
        <w:tc>
          <w:tcPr>
            <w:tcW w:w="1560" w:type="dxa"/>
            <w:shd w:val="clear" w:color="auto" w:fill="FFFFFF" w:themeFill="background1"/>
            <w:tcMar>
              <w:top w:w="60" w:type="dxa"/>
              <w:left w:w="100" w:type="dxa"/>
              <w:bottom w:w="60" w:type="dxa"/>
              <w:right w:w="100" w:type="dxa"/>
            </w:tcMar>
          </w:tcPr>
          <w:p w14:paraId="7BC2EAEC"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Zhou et al. (2024)</w:t>
            </w:r>
          </w:p>
        </w:tc>
        <w:tc>
          <w:tcPr>
            <w:tcW w:w="1417" w:type="dxa"/>
            <w:shd w:val="clear" w:color="auto" w:fill="FFFFFF" w:themeFill="background1"/>
            <w:tcMar>
              <w:top w:w="60" w:type="dxa"/>
              <w:left w:w="100" w:type="dxa"/>
              <w:bottom w:w="60" w:type="dxa"/>
              <w:right w:w="100" w:type="dxa"/>
            </w:tcMar>
          </w:tcPr>
          <w:p w14:paraId="7FBB482E"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China</w:t>
            </w:r>
          </w:p>
        </w:tc>
        <w:tc>
          <w:tcPr>
            <w:tcW w:w="1843" w:type="dxa"/>
            <w:shd w:val="clear" w:color="auto" w:fill="FFFFFF" w:themeFill="background1"/>
            <w:tcMar>
              <w:top w:w="60" w:type="dxa"/>
              <w:left w:w="100" w:type="dxa"/>
              <w:bottom w:w="60" w:type="dxa"/>
              <w:right w:w="100" w:type="dxa"/>
            </w:tcMar>
          </w:tcPr>
          <w:p w14:paraId="4ECD1501"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Decision-analytic Markov model</w:t>
            </w:r>
          </w:p>
        </w:tc>
        <w:tc>
          <w:tcPr>
            <w:tcW w:w="3686" w:type="dxa"/>
            <w:shd w:val="clear" w:color="auto" w:fill="FFFFFF" w:themeFill="background1"/>
            <w:tcMar>
              <w:top w:w="60" w:type="dxa"/>
              <w:left w:w="100" w:type="dxa"/>
              <w:bottom w:w="60" w:type="dxa"/>
              <w:right w:w="100" w:type="dxa"/>
            </w:tcMar>
          </w:tcPr>
          <w:p w14:paraId="2CABB0CA"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Four antihypertensive initiation threshold strategies for primary CVD prevention</w:t>
            </w:r>
          </w:p>
        </w:tc>
        <w:tc>
          <w:tcPr>
            <w:tcW w:w="1341" w:type="dxa"/>
            <w:shd w:val="clear" w:color="auto" w:fill="FFFFFF" w:themeFill="background1"/>
            <w:tcMar>
              <w:top w:w="60" w:type="dxa"/>
              <w:left w:w="100" w:type="dxa"/>
              <w:bottom w:w="60" w:type="dxa"/>
              <w:right w:w="100" w:type="dxa"/>
            </w:tcMar>
          </w:tcPr>
          <w:p w14:paraId="51A9FEA9"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Annual</w:t>
            </w:r>
          </w:p>
        </w:tc>
        <w:tc>
          <w:tcPr>
            <w:tcW w:w="1494" w:type="dxa"/>
            <w:shd w:val="clear" w:color="auto" w:fill="FFFFFF" w:themeFill="background1"/>
            <w:tcMar>
              <w:top w:w="60" w:type="dxa"/>
              <w:left w:w="100" w:type="dxa"/>
              <w:bottom w:w="60" w:type="dxa"/>
              <w:right w:w="100" w:type="dxa"/>
            </w:tcMar>
          </w:tcPr>
          <w:p w14:paraId="019B8BF7"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10 years</w:t>
            </w:r>
          </w:p>
        </w:tc>
        <w:tc>
          <w:tcPr>
            <w:tcW w:w="3172" w:type="dxa"/>
            <w:shd w:val="clear" w:color="auto" w:fill="FFFFFF" w:themeFill="background1"/>
            <w:tcMar>
              <w:top w:w="60" w:type="dxa"/>
              <w:left w:w="100" w:type="dxa"/>
              <w:bottom w:w="60" w:type="dxa"/>
              <w:right w:w="100" w:type="dxa"/>
            </w:tcMar>
          </w:tcPr>
          <w:p w14:paraId="47552BCB" w14:textId="77777777" w:rsidR="0041021C" w:rsidRPr="00E86366" w:rsidRDefault="0041021C" w:rsidP="0067411B">
            <w:pPr>
              <w:spacing w:after="0" w:line="240" w:lineRule="auto"/>
              <w:rPr>
                <w:rFonts w:ascii="Abadi ExtraLight" w:hAnsi="Abadi ExtraLight"/>
              </w:rPr>
            </w:pPr>
            <w:r w:rsidRPr="00E86366">
              <w:rPr>
                <w:rFonts w:ascii="Abadi ExtraLight" w:eastAsia="Arial" w:hAnsi="Abadi ExtraLight" w:cs="Arial"/>
                <w:sz w:val="18"/>
                <w:szCs w:val="18"/>
              </w:rPr>
              <w:t>One-way SA (CVD incidence)  PSA (hazard ratios)</w:t>
            </w:r>
          </w:p>
        </w:tc>
      </w:tr>
    </w:tbl>
    <w:p w14:paraId="5B10CA26" w14:textId="77777777" w:rsidR="0067411B" w:rsidRPr="00E86366" w:rsidRDefault="0067411B" w:rsidP="0067411B">
      <w:pPr>
        <w:spacing w:before="80" w:after="200"/>
        <w:rPr>
          <w:rFonts w:ascii="Abadi ExtraLight" w:hAnsi="Abadi ExtraLight"/>
        </w:rPr>
      </w:pPr>
      <w:r w:rsidRPr="00E86366">
        <w:rPr>
          <w:rFonts w:ascii="Abadi ExtraLight" w:eastAsia="Arial" w:hAnsi="Abadi ExtraLight" w:cs="Arial"/>
          <w:i/>
          <w:iCs/>
          <w:sz w:val="16"/>
          <w:szCs w:val="16"/>
        </w:rPr>
        <w:t>Abbreviations: CEA = cost-effectiveness analysis; CUA = cost-utility analysis; CVD = cardiovascular disease; DiD = difference-in-differences; ICER = incremental cost-effectiveness ratio; LMIC = low- and middle-income country; PSA = probabilistic sensitivity analysis; SA = sensitivity analysis; SBP = systolic blood pressure; CEAC = cost-effectiveness acceptability curve; NNT = number needed to treat; QALY = quality-adjusted life year; DALY = disability-adjusted life year.</w:t>
      </w:r>
    </w:p>
    <w:p w14:paraId="2E27F2AA" w14:textId="77777777" w:rsidR="0067411B" w:rsidRPr="00E86366" w:rsidRDefault="0067411B" w:rsidP="0067411B">
      <w:pPr>
        <w:rPr>
          <w:rFonts w:ascii="Abadi ExtraLight" w:hAnsi="Abadi ExtraLight"/>
        </w:rPr>
        <w:sectPr w:rsidR="0067411B" w:rsidRPr="00E86366" w:rsidSect="0067411B">
          <w:pgSz w:w="15840" w:h="12240" w:orient="landscape"/>
          <w:pgMar w:top="720" w:right="720" w:bottom="720" w:left="720" w:header="708" w:footer="708" w:gutter="0"/>
          <w:cols w:space="720"/>
          <w:docGrid w:linePitch="360"/>
        </w:sectPr>
      </w:pPr>
    </w:p>
    <w:p w14:paraId="4D953BF3" w14:textId="7BA6263F" w:rsidR="0067411B" w:rsidRPr="00E86366" w:rsidRDefault="0067411B" w:rsidP="0067411B">
      <w:pPr>
        <w:spacing w:line="276" w:lineRule="auto"/>
        <w:rPr>
          <w:rFonts w:ascii="Abadi ExtraLight" w:hAnsi="Abadi ExtraLight" w:cs="Arial"/>
          <w:b/>
          <w:bCs/>
          <w:sz w:val="24"/>
          <w:szCs w:val="24"/>
        </w:rPr>
      </w:pPr>
      <w:r w:rsidRPr="00E86366">
        <w:rPr>
          <w:rFonts w:ascii="Abadi ExtraLight" w:hAnsi="Abadi ExtraLight" w:cs="Arial"/>
          <w:sz w:val="24"/>
          <w:szCs w:val="24"/>
        </w:rPr>
        <w:lastRenderedPageBreak/>
        <w:t xml:space="preserve">eSupplementary Table </w:t>
      </w:r>
      <w:r w:rsidR="00F51384">
        <w:rPr>
          <w:rFonts w:ascii="Abadi ExtraLight" w:hAnsi="Abadi ExtraLight" w:cs="Arial"/>
          <w:sz w:val="24"/>
          <w:szCs w:val="24"/>
        </w:rPr>
        <w:t>5</w:t>
      </w:r>
      <w:r w:rsidRPr="00E86366">
        <w:rPr>
          <w:rFonts w:ascii="Abadi ExtraLight" w:hAnsi="Abadi ExtraLight" w:cs="Arial"/>
          <w:sz w:val="24"/>
          <w:szCs w:val="24"/>
        </w:rPr>
        <w:t>.</w:t>
      </w:r>
      <w:r w:rsidRPr="00E86366">
        <w:rPr>
          <w:rFonts w:ascii="Abadi ExtraLight" w:hAnsi="Abadi ExtraLight" w:cs="Arial"/>
          <w:b/>
          <w:bCs/>
          <w:sz w:val="24"/>
          <w:szCs w:val="24"/>
        </w:rPr>
        <w:t xml:space="preserve"> </w:t>
      </w:r>
      <w:r w:rsidRPr="00E86366">
        <w:rPr>
          <w:rFonts w:ascii="Abadi ExtraLight" w:hAnsi="Abadi ExtraLight" w:cs="Arial"/>
          <w:sz w:val="24"/>
          <w:szCs w:val="24"/>
        </w:rPr>
        <w:t>Model Parameters and Results</w:t>
      </w:r>
      <w:ins w:id="425" w:author="Shiva Mishra" w:date="2026-04-14T10:44:00Z" w16du:dateUtc="2026-04-14T00:44:00Z">
        <w:r w:rsidR="000269CD">
          <w:rPr>
            <w:rFonts w:ascii="Abadi ExtraLight" w:hAnsi="Abadi ExtraLight" w:cs="Arial"/>
            <w:sz w:val="24"/>
            <w:szCs w:val="24"/>
          </w:rPr>
          <w:t xml:space="preserve"> From Rapid </w:t>
        </w:r>
      </w:ins>
      <w:ins w:id="426" w:author="Shiva Mishra" w:date="2026-04-14T10:45:00Z" w16du:dateUtc="2026-04-14T00:45:00Z">
        <w:r w:rsidR="000269CD">
          <w:rPr>
            <w:rFonts w:ascii="Abadi ExtraLight" w:hAnsi="Abadi ExtraLight" w:cs="Arial"/>
            <w:sz w:val="24"/>
            <w:szCs w:val="24"/>
          </w:rPr>
          <w:t>Review (n=39 studies)</w:t>
        </w:r>
      </w:ins>
    </w:p>
    <w:tbl>
      <w:tblPr>
        <w:tblW w:w="15452" w:type="dxa"/>
        <w:tblInd w:w="-85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shd w:val="clear" w:color="auto" w:fill="FFFFFF" w:themeFill="background1"/>
        <w:tblCellMar>
          <w:left w:w="10" w:type="dxa"/>
          <w:right w:w="10" w:type="dxa"/>
        </w:tblCellMar>
        <w:tblLook w:val="04A0" w:firstRow="1" w:lastRow="0" w:firstColumn="1" w:lastColumn="0" w:noHBand="0" w:noVBand="1"/>
      </w:tblPr>
      <w:tblGrid>
        <w:gridCol w:w="1702"/>
        <w:gridCol w:w="3969"/>
        <w:gridCol w:w="2551"/>
        <w:gridCol w:w="3261"/>
        <w:gridCol w:w="3969"/>
      </w:tblGrid>
      <w:tr w:rsidR="00F67333" w:rsidRPr="00E86366" w14:paraId="25F86D05" w14:textId="77777777" w:rsidTr="0041021C">
        <w:trPr>
          <w:tblHeader/>
        </w:trPr>
        <w:tc>
          <w:tcPr>
            <w:tcW w:w="1702" w:type="dxa"/>
            <w:shd w:val="clear" w:color="auto" w:fill="FFFFFF" w:themeFill="background1"/>
            <w:tcMar>
              <w:top w:w="60" w:type="dxa"/>
              <w:left w:w="100" w:type="dxa"/>
              <w:bottom w:w="60" w:type="dxa"/>
              <w:right w:w="100" w:type="dxa"/>
            </w:tcMar>
          </w:tcPr>
          <w:p w14:paraId="6695C56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b/>
                <w:bCs/>
                <w:sz w:val="18"/>
                <w:szCs w:val="18"/>
              </w:rPr>
              <w:t>Author (Year)</w:t>
            </w:r>
          </w:p>
        </w:tc>
        <w:tc>
          <w:tcPr>
            <w:tcW w:w="3969" w:type="dxa"/>
            <w:shd w:val="clear" w:color="auto" w:fill="FFFFFF" w:themeFill="background1"/>
            <w:tcMar>
              <w:top w:w="60" w:type="dxa"/>
              <w:left w:w="100" w:type="dxa"/>
              <w:bottom w:w="60" w:type="dxa"/>
              <w:right w:w="100" w:type="dxa"/>
            </w:tcMar>
          </w:tcPr>
          <w:p w14:paraId="1AC3133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b/>
                <w:bCs/>
                <w:sz w:val="18"/>
                <w:szCs w:val="18"/>
              </w:rPr>
              <w:t>Key Input Parameters</w:t>
            </w:r>
          </w:p>
        </w:tc>
        <w:tc>
          <w:tcPr>
            <w:tcW w:w="2551" w:type="dxa"/>
            <w:shd w:val="clear" w:color="auto" w:fill="FFFFFF" w:themeFill="background1"/>
            <w:tcMar>
              <w:top w:w="60" w:type="dxa"/>
              <w:left w:w="100" w:type="dxa"/>
              <w:bottom w:w="60" w:type="dxa"/>
              <w:right w:w="100" w:type="dxa"/>
            </w:tcMar>
          </w:tcPr>
          <w:p w14:paraId="48C4855C"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b/>
                <w:bCs/>
                <w:sz w:val="18"/>
                <w:szCs w:val="18"/>
              </w:rPr>
              <w:t>Heterogeneity / Subgroups</w:t>
            </w:r>
          </w:p>
        </w:tc>
        <w:tc>
          <w:tcPr>
            <w:tcW w:w="3261" w:type="dxa"/>
            <w:shd w:val="clear" w:color="auto" w:fill="FFFFFF" w:themeFill="background1"/>
            <w:tcMar>
              <w:top w:w="60" w:type="dxa"/>
              <w:left w:w="100" w:type="dxa"/>
              <w:bottom w:w="60" w:type="dxa"/>
              <w:right w:w="100" w:type="dxa"/>
            </w:tcMar>
          </w:tcPr>
          <w:p w14:paraId="363D019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b/>
                <w:bCs/>
                <w:sz w:val="18"/>
                <w:szCs w:val="18"/>
              </w:rPr>
              <w:t>Key Outputs</w:t>
            </w:r>
          </w:p>
        </w:tc>
        <w:tc>
          <w:tcPr>
            <w:tcW w:w="3969" w:type="dxa"/>
            <w:shd w:val="clear" w:color="auto" w:fill="FFFFFF" w:themeFill="background1"/>
            <w:tcMar>
              <w:top w:w="60" w:type="dxa"/>
              <w:left w:w="100" w:type="dxa"/>
              <w:bottom w:w="60" w:type="dxa"/>
              <w:right w:w="100" w:type="dxa"/>
            </w:tcMar>
          </w:tcPr>
          <w:p w14:paraId="5D7328F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b/>
                <w:bCs/>
                <w:sz w:val="18"/>
                <w:szCs w:val="18"/>
              </w:rPr>
              <w:t>Limitations</w:t>
            </w:r>
          </w:p>
        </w:tc>
      </w:tr>
      <w:tr w:rsidR="00F67333" w:rsidRPr="00E86366" w14:paraId="65DE8E03" w14:textId="77777777" w:rsidTr="0041021C">
        <w:trPr>
          <w:trHeight w:val="443"/>
        </w:trPr>
        <w:tc>
          <w:tcPr>
            <w:tcW w:w="1702" w:type="dxa"/>
            <w:shd w:val="clear" w:color="auto" w:fill="FFFFFF" w:themeFill="background1"/>
            <w:tcMar>
              <w:top w:w="60" w:type="dxa"/>
              <w:left w:w="100" w:type="dxa"/>
              <w:bottom w:w="60" w:type="dxa"/>
              <w:right w:w="100" w:type="dxa"/>
            </w:tcMar>
          </w:tcPr>
          <w:p w14:paraId="7C146E1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Almalki et al. (2020)</w:t>
            </w:r>
          </w:p>
        </w:tc>
        <w:tc>
          <w:tcPr>
            <w:tcW w:w="3969" w:type="dxa"/>
            <w:shd w:val="clear" w:color="auto" w:fill="FFFFFF" w:themeFill="background1"/>
            <w:tcMar>
              <w:top w:w="60" w:type="dxa"/>
              <w:left w:w="100" w:type="dxa"/>
              <w:bottom w:w="60" w:type="dxa"/>
              <w:right w:w="100" w:type="dxa"/>
            </w:tcMar>
          </w:tcPr>
          <w:p w14:paraId="36CFD06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Transition probabilities (MI, stroke, HF, CV/non-CV death)  SAE probabilities  drug, visit, rehab and adverse event costs  pill burden disutility</w:t>
            </w:r>
          </w:p>
        </w:tc>
        <w:tc>
          <w:tcPr>
            <w:tcW w:w="2551" w:type="dxa"/>
            <w:shd w:val="clear" w:color="auto" w:fill="FFFFFF" w:themeFill="background1"/>
            <w:tcMar>
              <w:top w:w="60" w:type="dxa"/>
              <w:left w:w="100" w:type="dxa"/>
              <w:bottom w:w="60" w:type="dxa"/>
              <w:right w:w="100" w:type="dxa"/>
            </w:tcMar>
          </w:tcPr>
          <w:p w14:paraId="5D79EE4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Age-specific mortality and utilities</w:t>
            </w:r>
          </w:p>
        </w:tc>
        <w:tc>
          <w:tcPr>
            <w:tcW w:w="3261" w:type="dxa"/>
            <w:shd w:val="clear" w:color="auto" w:fill="FFFFFF" w:themeFill="background1"/>
            <w:tcMar>
              <w:top w:w="60" w:type="dxa"/>
              <w:left w:w="100" w:type="dxa"/>
              <w:bottom w:w="60" w:type="dxa"/>
              <w:right w:w="100" w:type="dxa"/>
            </w:tcMar>
          </w:tcPr>
          <w:p w14:paraId="29B7203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QALYs gained  ICER</w:t>
            </w:r>
          </w:p>
        </w:tc>
        <w:tc>
          <w:tcPr>
            <w:tcW w:w="3969" w:type="dxa"/>
            <w:shd w:val="clear" w:color="auto" w:fill="FFFFFF" w:themeFill="background1"/>
            <w:tcMar>
              <w:top w:w="60" w:type="dxa"/>
              <w:left w:w="100" w:type="dxa"/>
              <w:bottom w:w="60" w:type="dxa"/>
              <w:right w:w="100" w:type="dxa"/>
            </w:tcMar>
          </w:tcPr>
          <w:p w14:paraId="715BB29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Event rates from non-Saudi SPRINT population  private hospital cost data  patients with diabetes excluded  no societal costs</w:t>
            </w:r>
          </w:p>
        </w:tc>
      </w:tr>
      <w:tr w:rsidR="00F67333" w:rsidRPr="00E86366" w14:paraId="486DB9CC" w14:textId="77777777" w:rsidTr="0041021C">
        <w:trPr>
          <w:trHeight w:val="17"/>
        </w:trPr>
        <w:tc>
          <w:tcPr>
            <w:tcW w:w="1702" w:type="dxa"/>
            <w:shd w:val="clear" w:color="auto" w:fill="FFFFFF" w:themeFill="background1"/>
            <w:tcMar>
              <w:top w:w="60" w:type="dxa"/>
              <w:left w:w="100" w:type="dxa"/>
              <w:bottom w:w="60" w:type="dxa"/>
              <w:right w:w="100" w:type="dxa"/>
            </w:tcMar>
          </w:tcPr>
          <w:p w14:paraId="27CBF48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Ambavane et al. (2019)</w:t>
            </w:r>
          </w:p>
        </w:tc>
        <w:tc>
          <w:tcPr>
            <w:tcW w:w="3969" w:type="dxa"/>
            <w:shd w:val="clear" w:color="auto" w:fill="FFFFFF" w:themeFill="background1"/>
            <w:tcMar>
              <w:top w:w="60" w:type="dxa"/>
              <w:left w:w="100" w:type="dxa"/>
              <w:bottom w:w="60" w:type="dxa"/>
              <w:right w:w="100" w:type="dxa"/>
            </w:tcMar>
          </w:tcPr>
          <w:p w14:paraId="566FFB5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SBP, stroke risk, acceptance/adherence rates, stroke and non-stroke mortality rates, birth rate</w:t>
            </w:r>
          </w:p>
        </w:tc>
        <w:tc>
          <w:tcPr>
            <w:tcW w:w="2551" w:type="dxa"/>
            <w:shd w:val="clear" w:color="auto" w:fill="FFFFFF" w:themeFill="background1"/>
            <w:tcMar>
              <w:top w:w="60" w:type="dxa"/>
              <w:left w:w="100" w:type="dxa"/>
              <w:bottom w:w="60" w:type="dxa"/>
              <w:right w:w="100" w:type="dxa"/>
            </w:tcMar>
          </w:tcPr>
          <w:p w14:paraId="21090EF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Stratified by age and SBP</w:t>
            </w:r>
          </w:p>
        </w:tc>
        <w:tc>
          <w:tcPr>
            <w:tcW w:w="3261" w:type="dxa"/>
            <w:shd w:val="clear" w:color="auto" w:fill="FFFFFF" w:themeFill="background1"/>
            <w:tcMar>
              <w:top w:w="60" w:type="dxa"/>
              <w:left w:w="100" w:type="dxa"/>
              <w:bottom w:w="60" w:type="dxa"/>
              <w:right w:w="100" w:type="dxa"/>
            </w:tcMar>
          </w:tcPr>
          <w:p w14:paraId="739010F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Stroke cases and deaths averted  cost savings  breakeven intervention cost</w:t>
            </w:r>
          </w:p>
        </w:tc>
        <w:tc>
          <w:tcPr>
            <w:tcW w:w="3969" w:type="dxa"/>
            <w:shd w:val="clear" w:color="auto" w:fill="FFFFFF" w:themeFill="background1"/>
            <w:tcMar>
              <w:top w:w="60" w:type="dxa"/>
              <w:left w:w="100" w:type="dxa"/>
              <w:bottom w:w="60" w:type="dxa"/>
              <w:right w:w="100" w:type="dxa"/>
            </w:tcMar>
          </w:tcPr>
          <w:p w14:paraId="78E6C70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Meditation duration not modelled  only systolic hypertension  individual characteristics (sex, race) not included</w:t>
            </w:r>
          </w:p>
        </w:tc>
      </w:tr>
      <w:tr w:rsidR="00F67333" w:rsidRPr="00E86366" w14:paraId="3649F39E" w14:textId="77777777" w:rsidTr="0041021C">
        <w:trPr>
          <w:trHeight w:val="17"/>
        </w:trPr>
        <w:tc>
          <w:tcPr>
            <w:tcW w:w="1702" w:type="dxa"/>
            <w:shd w:val="clear" w:color="auto" w:fill="FFFFFF" w:themeFill="background1"/>
            <w:tcMar>
              <w:top w:w="60" w:type="dxa"/>
              <w:left w:w="100" w:type="dxa"/>
              <w:bottom w:w="60" w:type="dxa"/>
              <w:right w:w="100" w:type="dxa"/>
            </w:tcMar>
          </w:tcPr>
          <w:p w14:paraId="51F3633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Basu et al. (2016)</w:t>
            </w:r>
          </w:p>
        </w:tc>
        <w:tc>
          <w:tcPr>
            <w:tcW w:w="3969" w:type="dxa"/>
            <w:shd w:val="clear" w:color="auto" w:fill="FFFFFF" w:themeFill="background1"/>
            <w:tcMar>
              <w:top w:w="60" w:type="dxa"/>
              <w:left w:w="100" w:type="dxa"/>
              <w:bottom w:w="60" w:type="dxa"/>
              <w:right w:w="100" w:type="dxa"/>
            </w:tcMar>
          </w:tcPr>
          <w:p w14:paraId="013128C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urban/rural, SBP/DBP, cholesterol, diabetes, smoking  BP reduction per drug class  RR for MI/stroke per mmHg  costs  disability weights</w:t>
            </w:r>
          </w:p>
        </w:tc>
        <w:tc>
          <w:tcPr>
            <w:tcW w:w="2551" w:type="dxa"/>
            <w:shd w:val="clear" w:color="auto" w:fill="FFFFFF" w:themeFill="background1"/>
            <w:tcMar>
              <w:top w:w="60" w:type="dxa"/>
              <w:left w:w="100" w:type="dxa"/>
              <w:bottom w:w="60" w:type="dxa"/>
              <w:right w:w="100" w:type="dxa"/>
            </w:tcMar>
          </w:tcPr>
          <w:p w14:paraId="55F6ACF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Stratified by age, sex, location, and risk factors  WHO risk equations for regional calibration</w:t>
            </w:r>
          </w:p>
        </w:tc>
        <w:tc>
          <w:tcPr>
            <w:tcW w:w="3261" w:type="dxa"/>
            <w:shd w:val="clear" w:color="auto" w:fill="FFFFFF" w:themeFill="background1"/>
            <w:tcMar>
              <w:top w:w="60" w:type="dxa"/>
              <w:left w:w="100" w:type="dxa"/>
              <w:bottom w:w="60" w:type="dxa"/>
              <w:right w:w="100" w:type="dxa"/>
            </w:tcMar>
          </w:tcPr>
          <w:p w14:paraId="73575D6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DALYs averted  MI and stroke deaths averted  cost-effectiveness ($/DALY averted)</w:t>
            </w:r>
          </w:p>
        </w:tc>
        <w:tc>
          <w:tcPr>
            <w:tcW w:w="3969" w:type="dxa"/>
            <w:shd w:val="clear" w:color="auto" w:fill="FFFFFF" w:themeFill="background1"/>
            <w:tcMar>
              <w:top w:w="60" w:type="dxa"/>
              <w:left w:w="100" w:type="dxa"/>
              <w:bottom w:w="60" w:type="dxa"/>
              <w:right w:w="100" w:type="dxa"/>
            </w:tcMar>
          </w:tcPr>
          <w:p w14:paraId="79A7D2A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Relies on WHO risk equations  focused on MI and stroke only  societal costs excluded</w:t>
            </w:r>
          </w:p>
        </w:tc>
      </w:tr>
      <w:tr w:rsidR="00F67333" w:rsidRPr="00E86366" w14:paraId="687C85D5" w14:textId="77777777" w:rsidTr="0041021C">
        <w:trPr>
          <w:trHeight w:val="17"/>
        </w:trPr>
        <w:tc>
          <w:tcPr>
            <w:tcW w:w="1702" w:type="dxa"/>
            <w:shd w:val="clear" w:color="auto" w:fill="FFFFFF" w:themeFill="background1"/>
            <w:tcMar>
              <w:top w:w="60" w:type="dxa"/>
              <w:left w:w="100" w:type="dxa"/>
              <w:bottom w:w="60" w:type="dxa"/>
              <w:right w:w="100" w:type="dxa"/>
            </w:tcMar>
          </w:tcPr>
          <w:p w14:paraId="64E7F95A"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Boersma et al. (2007)</w:t>
            </w:r>
          </w:p>
        </w:tc>
        <w:tc>
          <w:tcPr>
            <w:tcW w:w="3969" w:type="dxa"/>
            <w:shd w:val="clear" w:color="auto" w:fill="FFFFFF" w:themeFill="background1"/>
            <w:tcMar>
              <w:top w:w="60" w:type="dxa"/>
              <w:left w:w="100" w:type="dxa"/>
              <w:bottom w:w="60" w:type="dxa"/>
              <w:right w:w="100" w:type="dxa"/>
            </w:tcMar>
          </w:tcPr>
          <w:p w14:paraId="3255EA4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LIFE trial population data  medication costs  stroke costs and incidence</w:t>
            </w:r>
          </w:p>
        </w:tc>
        <w:tc>
          <w:tcPr>
            <w:tcW w:w="2551" w:type="dxa"/>
            <w:shd w:val="clear" w:color="auto" w:fill="FFFFFF" w:themeFill="background1"/>
            <w:tcMar>
              <w:top w:w="60" w:type="dxa"/>
              <w:left w:w="100" w:type="dxa"/>
              <w:bottom w:w="60" w:type="dxa"/>
              <w:right w:w="100" w:type="dxa"/>
            </w:tcMar>
          </w:tcPr>
          <w:p w14:paraId="2508A36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5772179C"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ICER (cost per LYG)</w:t>
            </w:r>
          </w:p>
        </w:tc>
        <w:tc>
          <w:tcPr>
            <w:tcW w:w="3969" w:type="dxa"/>
            <w:shd w:val="clear" w:color="auto" w:fill="FFFFFF" w:themeFill="background1"/>
            <w:tcMar>
              <w:top w:w="60" w:type="dxa"/>
              <w:left w:w="100" w:type="dxa"/>
              <w:bottom w:w="60" w:type="dxa"/>
              <w:right w:w="100" w:type="dxa"/>
            </w:tcMar>
          </w:tcPr>
          <w:p w14:paraId="4F00B06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Trial data with limited timeframe  LYGs/QALYs extrapolated  healthcare sector perspective only</w:t>
            </w:r>
          </w:p>
        </w:tc>
      </w:tr>
      <w:tr w:rsidR="00F67333" w:rsidRPr="00E86366" w14:paraId="1D60953C" w14:textId="77777777" w:rsidTr="0041021C">
        <w:tc>
          <w:tcPr>
            <w:tcW w:w="1702" w:type="dxa"/>
            <w:shd w:val="clear" w:color="auto" w:fill="FFFFFF" w:themeFill="background1"/>
            <w:tcMar>
              <w:top w:w="60" w:type="dxa"/>
              <w:left w:w="100" w:type="dxa"/>
              <w:bottom w:w="60" w:type="dxa"/>
              <w:right w:w="100" w:type="dxa"/>
            </w:tcMar>
          </w:tcPr>
          <w:p w14:paraId="54FBF7F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Bryant et al. (2021)</w:t>
            </w:r>
          </w:p>
        </w:tc>
        <w:tc>
          <w:tcPr>
            <w:tcW w:w="3969" w:type="dxa"/>
            <w:shd w:val="clear" w:color="auto" w:fill="FFFFFF" w:themeFill="background1"/>
            <w:tcMar>
              <w:top w:w="60" w:type="dxa"/>
              <w:left w:w="100" w:type="dxa"/>
              <w:bottom w:w="60" w:type="dxa"/>
              <w:right w:w="100" w:type="dxa"/>
            </w:tcMar>
          </w:tcPr>
          <w:p w14:paraId="6164191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Staff wages, reimbursements, certification, pharmacist incentive, POC testing  medication adherence, adverse drug reaction probability, CVD event probability</w:t>
            </w:r>
          </w:p>
        </w:tc>
        <w:tc>
          <w:tcPr>
            <w:tcW w:w="2551" w:type="dxa"/>
            <w:shd w:val="clear" w:color="auto" w:fill="FFFFFF" w:themeFill="background1"/>
            <w:tcMar>
              <w:top w:w="60" w:type="dxa"/>
              <w:left w:w="100" w:type="dxa"/>
              <w:bottom w:w="60" w:type="dxa"/>
              <w:right w:w="100" w:type="dxa"/>
            </w:tcMar>
          </w:tcPr>
          <w:p w14:paraId="582466B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0784897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QALYs  ICER</w:t>
            </w:r>
          </w:p>
        </w:tc>
        <w:tc>
          <w:tcPr>
            <w:tcW w:w="3969" w:type="dxa"/>
            <w:shd w:val="clear" w:color="auto" w:fill="FFFFFF" w:themeFill="background1"/>
            <w:tcMar>
              <w:top w:w="60" w:type="dxa"/>
              <w:left w:w="100" w:type="dxa"/>
              <w:bottom w:w="60" w:type="dxa"/>
              <w:right w:w="100" w:type="dxa"/>
            </w:tcMar>
          </w:tcPr>
          <w:p w14:paraId="029B5D8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Long-term outcomes uncertain  societal costs excluded  limited generalisability beyond LA County</w:t>
            </w:r>
          </w:p>
        </w:tc>
      </w:tr>
      <w:tr w:rsidR="00F67333" w:rsidRPr="00E86366" w14:paraId="48BE420E" w14:textId="77777777" w:rsidTr="0041021C">
        <w:tc>
          <w:tcPr>
            <w:tcW w:w="1702" w:type="dxa"/>
            <w:shd w:val="clear" w:color="auto" w:fill="FFFFFF" w:themeFill="background1"/>
            <w:tcMar>
              <w:top w:w="60" w:type="dxa"/>
              <w:left w:w="100" w:type="dxa"/>
              <w:bottom w:w="60" w:type="dxa"/>
              <w:right w:w="100" w:type="dxa"/>
            </w:tcMar>
          </w:tcPr>
          <w:p w14:paraId="3595DEC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Bryant et al. (2023)</w:t>
            </w:r>
          </w:p>
        </w:tc>
        <w:tc>
          <w:tcPr>
            <w:tcW w:w="3969" w:type="dxa"/>
            <w:shd w:val="clear" w:color="auto" w:fill="FFFFFF" w:themeFill="background1"/>
            <w:tcMar>
              <w:top w:w="60" w:type="dxa"/>
              <w:left w:w="100" w:type="dxa"/>
              <w:bottom w:w="60" w:type="dxa"/>
              <w:right w:w="100" w:type="dxa"/>
            </w:tcMar>
          </w:tcPr>
          <w:p w14:paraId="5190397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RR reductions from BP lowering  treatment intensification probability  visit frequency  wage-based costs  linear adherence decline post-intervention</w:t>
            </w:r>
          </w:p>
        </w:tc>
        <w:tc>
          <w:tcPr>
            <w:tcW w:w="2551" w:type="dxa"/>
            <w:shd w:val="clear" w:color="auto" w:fill="FFFFFF" w:themeFill="background1"/>
            <w:tcMar>
              <w:top w:w="60" w:type="dxa"/>
              <w:left w:w="100" w:type="dxa"/>
              <w:bottom w:w="60" w:type="dxa"/>
              <w:right w:w="100" w:type="dxa"/>
            </w:tcMar>
          </w:tcPr>
          <w:p w14:paraId="24F9FE9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and baseline SBP  ethnicity and SES not modelled</w:t>
            </w:r>
          </w:p>
        </w:tc>
        <w:tc>
          <w:tcPr>
            <w:tcW w:w="3261" w:type="dxa"/>
            <w:shd w:val="clear" w:color="auto" w:fill="FFFFFF" w:themeFill="background1"/>
            <w:tcMar>
              <w:top w:w="60" w:type="dxa"/>
              <w:left w:w="100" w:type="dxa"/>
              <w:bottom w:w="60" w:type="dxa"/>
              <w:right w:w="100" w:type="dxa"/>
            </w:tcMar>
          </w:tcPr>
          <w:p w14:paraId="25A80D8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SBP reduction  BP control rates  CVD events  cost/QALY  QALYs gained</w:t>
            </w:r>
          </w:p>
        </w:tc>
        <w:tc>
          <w:tcPr>
            <w:tcW w:w="3969" w:type="dxa"/>
            <w:shd w:val="clear" w:color="auto" w:fill="FFFFFF" w:themeFill="background1"/>
            <w:tcMar>
              <w:top w:w="60" w:type="dxa"/>
              <w:left w:w="100" w:type="dxa"/>
              <w:bottom w:w="60" w:type="dxa"/>
              <w:right w:w="100" w:type="dxa"/>
            </w:tcMar>
          </w:tcPr>
          <w:p w14:paraId="3B1C538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Limited racial/ethnic diversity in trials  social determinants not modelled  TBC workflow variation not isolated</w:t>
            </w:r>
          </w:p>
        </w:tc>
      </w:tr>
      <w:tr w:rsidR="00F67333" w:rsidRPr="00E86366" w14:paraId="4C7DA716" w14:textId="77777777" w:rsidTr="0041021C">
        <w:tc>
          <w:tcPr>
            <w:tcW w:w="1702" w:type="dxa"/>
            <w:shd w:val="clear" w:color="auto" w:fill="FFFFFF" w:themeFill="background1"/>
            <w:tcMar>
              <w:top w:w="60" w:type="dxa"/>
              <w:left w:w="100" w:type="dxa"/>
              <w:bottom w:w="60" w:type="dxa"/>
              <w:right w:w="100" w:type="dxa"/>
            </w:tcMar>
          </w:tcPr>
          <w:p w14:paraId="7BA5BAB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Burke et al. (2024)</w:t>
            </w:r>
          </w:p>
        </w:tc>
        <w:tc>
          <w:tcPr>
            <w:tcW w:w="3969" w:type="dxa"/>
            <w:shd w:val="clear" w:color="auto" w:fill="FFFFFF" w:themeFill="background1"/>
            <w:tcMar>
              <w:top w:w="60" w:type="dxa"/>
              <w:left w:w="100" w:type="dxa"/>
              <w:bottom w:w="60" w:type="dxa"/>
              <w:right w:w="100" w:type="dxa"/>
            </w:tcMar>
          </w:tcPr>
          <w:p w14:paraId="1FFA2C7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 treatment effects (SPRINT/JNC-8)  ASCVD and dementia risk equations  NHANES baseline population  GCP cognitive impairment threshold</w:t>
            </w:r>
          </w:p>
        </w:tc>
        <w:tc>
          <w:tcPr>
            <w:tcW w:w="2551" w:type="dxa"/>
            <w:shd w:val="clear" w:color="auto" w:fill="FFFFFF" w:themeFill="background1"/>
            <w:tcMar>
              <w:top w:w="60" w:type="dxa"/>
              <w:left w:w="100" w:type="dxa"/>
              <w:bottom w:w="60" w:type="dxa"/>
              <w:right w:w="100" w:type="dxa"/>
            </w:tcMar>
          </w:tcPr>
          <w:p w14:paraId="5B89C86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race/ethnicity  SES not modelled</w:t>
            </w:r>
          </w:p>
        </w:tc>
        <w:tc>
          <w:tcPr>
            <w:tcW w:w="3261" w:type="dxa"/>
            <w:shd w:val="clear" w:color="auto" w:fill="FFFFFF" w:themeFill="background1"/>
            <w:tcMar>
              <w:top w:w="60" w:type="dxa"/>
              <w:left w:w="100" w:type="dxa"/>
              <w:bottom w:w="60" w:type="dxa"/>
              <w:right w:w="100" w:type="dxa"/>
            </w:tcMar>
          </w:tcPr>
          <w:p w14:paraId="4FD9B6B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ASCVD events  dementia incidence  cognitive performance  years in optimal brain health</w:t>
            </w:r>
          </w:p>
        </w:tc>
        <w:tc>
          <w:tcPr>
            <w:tcW w:w="3969" w:type="dxa"/>
            <w:shd w:val="clear" w:color="auto" w:fill="FFFFFF" w:themeFill="background1"/>
            <w:tcMar>
              <w:top w:w="60" w:type="dxa"/>
              <w:left w:w="100" w:type="dxa"/>
              <w:bottom w:w="60" w:type="dxa"/>
              <w:right w:w="100" w:type="dxa"/>
            </w:tcMar>
          </w:tcPr>
          <w:p w14:paraId="6E4447A6"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 J-curve  imprecise dementia incidence estimates  adherence not modelled</w:t>
            </w:r>
          </w:p>
        </w:tc>
      </w:tr>
      <w:tr w:rsidR="00F67333" w:rsidRPr="00E86366" w14:paraId="2E92627B" w14:textId="77777777" w:rsidTr="0041021C">
        <w:tc>
          <w:tcPr>
            <w:tcW w:w="1702" w:type="dxa"/>
            <w:shd w:val="clear" w:color="auto" w:fill="FFFFFF" w:themeFill="background1"/>
            <w:tcMar>
              <w:top w:w="60" w:type="dxa"/>
              <w:left w:w="100" w:type="dxa"/>
              <w:bottom w:w="60" w:type="dxa"/>
              <w:right w:w="100" w:type="dxa"/>
            </w:tcMar>
          </w:tcPr>
          <w:p w14:paraId="41E2C86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Burke et al. (2024)</w:t>
            </w:r>
          </w:p>
        </w:tc>
        <w:tc>
          <w:tcPr>
            <w:tcW w:w="3969" w:type="dxa"/>
            <w:shd w:val="clear" w:color="auto" w:fill="FFFFFF" w:themeFill="background1"/>
            <w:tcMar>
              <w:top w:w="60" w:type="dxa"/>
              <w:left w:w="100" w:type="dxa"/>
              <w:bottom w:w="60" w:type="dxa"/>
              <w:right w:w="100" w:type="dxa"/>
            </w:tcMar>
          </w:tcPr>
          <w:p w14:paraId="342EA92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race/ethnicity, education  SBP, DBP, cholesterol, HbA1c, BMI, smoking  GCP  BP lowering RR  age-based QALY weights</w:t>
            </w:r>
          </w:p>
        </w:tc>
        <w:tc>
          <w:tcPr>
            <w:tcW w:w="2551" w:type="dxa"/>
            <w:shd w:val="clear" w:color="auto" w:fill="FFFFFF" w:themeFill="background1"/>
            <w:tcMar>
              <w:top w:w="60" w:type="dxa"/>
              <w:left w:w="100" w:type="dxa"/>
              <w:bottom w:w="60" w:type="dxa"/>
              <w:right w:w="100" w:type="dxa"/>
            </w:tcMar>
          </w:tcPr>
          <w:p w14:paraId="7D1CFF0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race/ethnicity, education, baseline risk factors  racial disparities included</w:t>
            </w:r>
          </w:p>
        </w:tc>
        <w:tc>
          <w:tcPr>
            <w:tcW w:w="3261" w:type="dxa"/>
            <w:shd w:val="clear" w:color="auto" w:fill="FFFFFF" w:themeFill="background1"/>
            <w:tcMar>
              <w:top w:w="60" w:type="dxa"/>
              <w:left w:w="100" w:type="dxa"/>
              <w:bottom w:w="60" w:type="dxa"/>
              <w:right w:w="100" w:type="dxa"/>
            </w:tcMar>
          </w:tcPr>
          <w:p w14:paraId="5C71C8E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Stroke, MI, dementia incidence  CV and non-CV mortality  GCP trajectories  QALYs</w:t>
            </w:r>
          </w:p>
        </w:tc>
        <w:tc>
          <w:tcPr>
            <w:tcW w:w="3969" w:type="dxa"/>
            <w:shd w:val="clear" w:color="auto" w:fill="FFFFFF" w:themeFill="background1"/>
            <w:tcMar>
              <w:top w:w="60" w:type="dxa"/>
              <w:left w:w="100" w:type="dxa"/>
              <w:bottom w:w="60" w:type="dxa"/>
              <w:right w:w="100" w:type="dxa"/>
            </w:tcMar>
          </w:tcPr>
          <w:p w14:paraId="14341EE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Linear BP effects  limited Hispanic data  computationally intensive  ongoing updates needed</w:t>
            </w:r>
          </w:p>
        </w:tc>
      </w:tr>
      <w:tr w:rsidR="00F67333" w:rsidRPr="00E86366" w14:paraId="42BF2A59" w14:textId="77777777" w:rsidTr="0041021C">
        <w:tc>
          <w:tcPr>
            <w:tcW w:w="1702" w:type="dxa"/>
            <w:shd w:val="clear" w:color="auto" w:fill="FFFFFF" w:themeFill="background1"/>
            <w:tcMar>
              <w:top w:w="60" w:type="dxa"/>
              <w:left w:w="100" w:type="dxa"/>
              <w:bottom w:w="60" w:type="dxa"/>
              <w:right w:w="100" w:type="dxa"/>
            </w:tcMar>
          </w:tcPr>
          <w:p w14:paraId="570A734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Cazarim et al. (2018)</w:t>
            </w:r>
          </w:p>
        </w:tc>
        <w:tc>
          <w:tcPr>
            <w:tcW w:w="3969" w:type="dxa"/>
            <w:shd w:val="clear" w:color="auto" w:fill="FFFFFF" w:themeFill="background1"/>
            <w:tcMar>
              <w:top w:w="60" w:type="dxa"/>
              <w:left w:w="100" w:type="dxa"/>
              <w:bottom w:w="60" w:type="dxa"/>
              <w:right w:w="100" w:type="dxa"/>
            </w:tcMar>
          </w:tcPr>
          <w:p w14:paraId="46F65D2A"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Direct medical costs (consultations, labs, medications, emergency care)  indirect costs  BP control per JNC-8  costs adjusted to 2015 values</w:t>
            </w:r>
          </w:p>
        </w:tc>
        <w:tc>
          <w:tcPr>
            <w:tcW w:w="2551" w:type="dxa"/>
            <w:shd w:val="clear" w:color="auto" w:fill="FFFFFF" w:themeFill="background1"/>
            <w:tcMar>
              <w:top w:w="60" w:type="dxa"/>
              <w:left w:w="100" w:type="dxa"/>
              <w:bottom w:w="60" w:type="dxa"/>
              <w:right w:w="100" w:type="dxa"/>
            </w:tcMar>
          </w:tcPr>
          <w:p w14:paraId="7460E85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and cardiovascular risk profile</w:t>
            </w:r>
          </w:p>
        </w:tc>
        <w:tc>
          <w:tcPr>
            <w:tcW w:w="3261" w:type="dxa"/>
            <w:shd w:val="clear" w:color="auto" w:fill="FFFFFF" w:themeFill="background1"/>
            <w:tcMar>
              <w:top w:w="60" w:type="dxa"/>
              <w:left w:w="100" w:type="dxa"/>
              <w:bottom w:w="60" w:type="dxa"/>
              <w:right w:w="100" w:type="dxa"/>
            </w:tcMar>
          </w:tcPr>
          <w:p w14:paraId="44BDB0B6"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 control rate  cost per patient/year  CER  ICER  INB</w:t>
            </w:r>
          </w:p>
        </w:tc>
        <w:tc>
          <w:tcPr>
            <w:tcW w:w="3969" w:type="dxa"/>
            <w:shd w:val="clear" w:color="auto" w:fill="FFFFFF" w:themeFill="background1"/>
            <w:tcMar>
              <w:top w:w="60" w:type="dxa"/>
              <w:left w:w="100" w:type="dxa"/>
              <w:bottom w:w="60" w:type="dxa"/>
              <w:right w:w="100" w:type="dxa"/>
            </w:tcMar>
          </w:tcPr>
          <w:p w14:paraId="3C3119F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Missing patient data  limited to Brazilian PHS context</w:t>
            </w:r>
          </w:p>
        </w:tc>
      </w:tr>
      <w:tr w:rsidR="00F67333" w:rsidRPr="00E86366" w14:paraId="2629CE6B" w14:textId="77777777" w:rsidTr="0041021C">
        <w:tc>
          <w:tcPr>
            <w:tcW w:w="1702" w:type="dxa"/>
            <w:shd w:val="clear" w:color="auto" w:fill="FFFFFF" w:themeFill="background1"/>
            <w:tcMar>
              <w:top w:w="60" w:type="dxa"/>
              <w:left w:w="100" w:type="dxa"/>
              <w:bottom w:w="60" w:type="dxa"/>
              <w:right w:w="100" w:type="dxa"/>
            </w:tcMar>
          </w:tcPr>
          <w:p w14:paraId="347AEE8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Chay et al. (2024)</w:t>
            </w:r>
          </w:p>
        </w:tc>
        <w:tc>
          <w:tcPr>
            <w:tcW w:w="3969" w:type="dxa"/>
            <w:shd w:val="clear" w:color="auto" w:fill="FFFFFF" w:themeFill="background1"/>
            <w:tcMar>
              <w:top w:w="60" w:type="dxa"/>
              <w:left w:w="100" w:type="dxa"/>
              <w:bottom w:w="60" w:type="dxa"/>
              <w:right w:w="100" w:type="dxa"/>
            </w:tcMar>
          </w:tcPr>
          <w:p w14:paraId="6B1EA42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QRISK3 scores  intervention and hospitalisation costs  GBD disability weights  transition probabilities  3% discount rate</w:t>
            </w:r>
          </w:p>
        </w:tc>
        <w:tc>
          <w:tcPr>
            <w:tcW w:w="2551" w:type="dxa"/>
            <w:shd w:val="clear" w:color="auto" w:fill="FFFFFF" w:themeFill="background1"/>
            <w:tcMar>
              <w:top w:w="60" w:type="dxa"/>
              <w:left w:w="100" w:type="dxa"/>
              <w:bottom w:w="60" w:type="dxa"/>
              <w:right w:w="100" w:type="dxa"/>
            </w:tcMar>
          </w:tcPr>
          <w:p w14:paraId="118CAC4A"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Stratified by sex  QRISK3 includes age, sex, ethnicity, SBP, diabetes, cholesterol</w:t>
            </w:r>
          </w:p>
        </w:tc>
        <w:tc>
          <w:tcPr>
            <w:tcW w:w="3261" w:type="dxa"/>
            <w:shd w:val="clear" w:color="auto" w:fill="FFFFFF" w:themeFill="background1"/>
            <w:tcMar>
              <w:top w:w="60" w:type="dxa"/>
              <w:left w:w="100" w:type="dxa"/>
              <w:bottom w:w="60" w:type="dxa"/>
              <w:right w:w="100" w:type="dxa"/>
            </w:tcMar>
          </w:tcPr>
          <w:p w14:paraId="5CBA3BD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DALYs averted  CVD events  ICERs  INMBs</w:t>
            </w:r>
          </w:p>
        </w:tc>
        <w:tc>
          <w:tcPr>
            <w:tcW w:w="3969" w:type="dxa"/>
            <w:shd w:val="clear" w:color="auto" w:fill="FFFFFF" w:themeFill="background1"/>
            <w:tcMar>
              <w:top w:w="60" w:type="dxa"/>
              <w:left w:w="100" w:type="dxa"/>
              <w:bottom w:w="60" w:type="dxa"/>
              <w:right w:w="100" w:type="dxa"/>
            </w:tcMar>
          </w:tcPr>
          <w:p w14:paraId="6F979B3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Trial underpowered for sex-based differences  constant CVD risk assumed  LMIC generalisability limited</w:t>
            </w:r>
          </w:p>
        </w:tc>
      </w:tr>
      <w:tr w:rsidR="00F67333" w:rsidRPr="00E86366" w14:paraId="34AE3D32" w14:textId="77777777" w:rsidTr="0041021C">
        <w:trPr>
          <w:trHeight w:val="17"/>
        </w:trPr>
        <w:tc>
          <w:tcPr>
            <w:tcW w:w="1702" w:type="dxa"/>
            <w:shd w:val="clear" w:color="auto" w:fill="FFFFFF" w:themeFill="background1"/>
            <w:tcMar>
              <w:top w:w="60" w:type="dxa"/>
              <w:left w:w="100" w:type="dxa"/>
              <w:bottom w:w="60" w:type="dxa"/>
              <w:right w:w="100" w:type="dxa"/>
            </w:tcMar>
          </w:tcPr>
          <w:p w14:paraId="4043DC0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Choi et al. (2016)</w:t>
            </w:r>
          </w:p>
        </w:tc>
        <w:tc>
          <w:tcPr>
            <w:tcW w:w="3969" w:type="dxa"/>
            <w:shd w:val="clear" w:color="auto" w:fill="FFFFFF" w:themeFill="background1"/>
            <w:tcMar>
              <w:top w:w="60" w:type="dxa"/>
              <w:left w:w="100" w:type="dxa"/>
              <w:bottom w:w="60" w:type="dxa"/>
              <w:right w:w="100" w:type="dxa"/>
            </w:tcMar>
          </w:tcPr>
          <w:p w14:paraId="065C7B2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NHANES sodium intake  BP and treatment status  MI/stroke history  NSRI targets  equations linking sodium</w:t>
            </w:r>
            <w:r w:rsidRPr="00E86366">
              <w:rPr>
                <w:rFonts w:ascii="Arial" w:eastAsia="Arial" w:hAnsi="Arial" w:cs="Arial"/>
                <w:sz w:val="18"/>
                <w:szCs w:val="18"/>
              </w:rPr>
              <w:t>→</w:t>
            </w:r>
            <w:r w:rsidRPr="00E86366">
              <w:rPr>
                <w:rFonts w:ascii="Abadi ExtraLight" w:eastAsia="Arial" w:hAnsi="Abadi ExtraLight" w:cs="Arial"/>
                <w:sz w:val="18"/>
                <w:szCs w:val="18"/>
              </w:rPr>
              <w:t>SBP</w:t>
            </w:r>
            <w:r w:rsidRPr="00E86366">
              <w:rPr>
                <w:rFonts w:ascii="Arial" w:eastAsia="Arial" w:hAnsi="Arial" w:cs="Arial"/>
                <w:sz w:val="18"/>
                <w:szCs w:val="18"/>
              </w:rPr>
              <w:t>→</w:t>
            </w:r>
            <w:r w:rsidRPr="00E86366">
              <w:rPr>
                <w:rFonts w:ascii="Abadi ExtraLight" w:eastAsia="Arial" w:hAnsi="Abadi ExtraLight" w:cs="Arial"/>
                <w:sz w:val="18"/>
                <w:szCs w:val="18"/>
              </w:rPr>
              <w:t>MI/stroke (Framingham)</w:t>
            </w:r>
          </w:p>
        </w:tc>
        <w:tc>
          <w:tcPr>
            <w:tcW w:w="2551" w:type="dxa"/>
            <w:shd w:val="clear" w:color="auto" w:fill="FFFFFF" w:themeFill="background1"/>
            <w:tcMar>
              <w:top w:w="60" w:type="dxa"/>
              <w:left w:w="100" w:type="dxa"/>
              <w:bottom w:w="60" w:type="dxa"/>
              <w:right w:w="100" w:type="dxa"/>
            </w:tcMar>
          </w:tcPr>
          <w:p w14:paraId="24EDE1D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race/ethnicity, income  differential salt sensitivity</w:t>
            </w:r>
          </w:p>
        </w:tc>
        <w:tc>
          <w:tcPr>
            <w:tcW w:w="3261" w:type="dxa"/>
            <w:shd w:val="clear" w:color="auto" w:fill="FFFFFF" w:themeFill="background1"/>
            <w:tcMar>
              <w:top w:w="60" w:type="dxa"/>
              <w:left w:w="100" w:type="dxa"/>
              <w:bottom w:w="60" w:type="dxa"/>
              <w:right w:w="100" w:type="dxa"/>
            </w:tcMar>
          </w:tcPr>
          <w:p w14:paraId="54FC9D16"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Hypertension prevalence  MI and stroke incidence and mortality</w:t>
            </w:r>
          </w:p>
        </w:tc>
        <w:tc>
          <w:tcPr>
            <w:tcW w:w="3969" w:type="dxa"/>
            <w:shd w:val="clear" w:color="auto" w:fill="FFFFFF" w:themeFill="background1"/>
            <w:tcMar>
              <w:top w:w="60" w:type="dxa"/>
              <w:left w:w="100" w:type="dxa"/>
              <w:bottom w:w="60" w:type="dxa"/>
              <w:right w:w="100" w:type="dxa"/>
            </w:tcMar>
          </w:tcPr>
          <w:p w14:paraId="7A233B7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NHANES recall bias  no CEA  non-BP sodium effects excluded</w:t>
            </w:r>
          </w:p>
        </w:tc>
      </w:tr>
      <w:tr w:rsidR="00F67333" w:rsidRPr="00E86366" w14:paraId="1470B493" w14:textId="77777777" w:rsidTr="0041021C">
        <w:tc>
          <w:tcPr>
            <w:tcW w:w="1702" w:type="dxa"/>
            <w:shd w:val="clear" w:color="auto" w:fill="FFFFFF" w:themeFill="background1"/>
            <w:tcMar>
              <w:top w:w="60" w:type="dxa"/>
              <w:left w:w="100" w:type="dxa"/>
              <w:bottom w:w="60" w:type="dxa"/>
              <w:right w:w="100" w:type="dxa"/>
            </w:tcMar>
          </w:tcPr>
          <w:p w14:paraId="78665FE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lastRenderedPageBreak/>
              <w:t>Fishman et al. (2013)</w:t>
            </w:r>
          </w:p>
        </w:tc>
        <w:tc>
          <w:tcPr>
            <w:tcW w:w="3969" w:type="dxa"/>
            <w:shd w:val="clear" w:color="auto" w:fill="FFFFFF" w:themeFill="background1"/>
            <w:tcMar>
              <w:top w:w="60" w:type="dxa"/>
              <w:left w:w="100" w:type="dxa"/>
              <w:bottom w:w="60" w:type="dxa"/>
              <w:right w:w="100" w:type="dxa"/>
            </w:tcMar>
          </w:tcPr>
          <w:p w14:paraId="0A79D4D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 control rates  SBP/DBP changes  Social Security life expectancy data  microcosted intervention components</w:t>
            </w:r>
          </w:p>
        </w:tc>
        <w:tc>
          <w:tcPr>
            <w:tcW w:w="2551" w:type="dxa"/>
            <w:shd w:val="clear" w:color="auto" w:fill="FFFFFF" w:themeFill="background1"/>
            <w:tcMar>
              <w:top w:w="60" w:type="dxa"/>
              <w:left w:w="100" w:type="dxa"/>
              <w:bottom w:w="60" w:type="dxa"/>
              <w:right w:w="100" w:type="dxa"/>
            </w:tcMar>
          </w:tcPr>
          <w:p w14:paraId="7EE737A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Stratified by sex</w:t>
            </w:r>
          </w:p>
        </w:tc>
        <w:tc>
          <w:tcPr>
            <w:tcW w:w="3261" w:type="dxa"/>
            <w:shd w:val="clear" w:color="auto" w:fill="FFFFFF" w:themeFill="background1"/>
            <w:tcMar>
              <w:top w:w="60" w:type="dxa"/>
              <w:left w:w="100" w:type="dxa"/>
              <w:bottom w:w="60" w:type="dxa"/>
              <w:right w:w="100" w:type="dxa"/>
            </w:tcMar>
          </w:tcPr>
          <w:p w14:paraId="074F3C6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 control improvement  life-years saved  cost per life-year saved  ICERs</w:t>
            </w:r>
          </w:p>
        </w:tc>
        <w:tc>
          <w:tcPr>
            <w:tcW w:w="3969" w:type="dxa"/>
            <w:shd w:val="clear" w:color="auto" w:fill="FFFFFF" w:themeFill="background1"/>
            <w:tcMar>
              <w:top w:w="60" w:type="dxa"/>
              <w:left w:w="100" w:type="dxa"/>
              <w:bottom w:w="60" w:type="dxa"/>
              <w:right w:w="100" w:type="dxa"/>
            </w:tcMar>
          </w:tcPr>
          <w:p w14:paraId="05CC94A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Integrated health system only  no patient-incurred costs  1-year follow-up only</w:t>
            </w:r>
          </w:p>
        </w:tc>
      </w:tr>
      <w:tr w:rsidR="00F67333" w:rsidRPr="00E86366" w14:paraId="0DBF49CB" w14:textId="77777777" w:rsidTr="0041021C">
        <w:tc>
          <w:tcPr>
            <w:tcW w:w="1702" w:type="dxa"/>
            <w:shd w:val="clear" w:color="auto" w:fill="FFFFFF" w:themeFill="background1"/>
            <w:tcMar>
              <w:top w:w="60" w:type="dxa"/>
              <w:left w:w="100" w:type="dxa"/>
              <w:bottom w:w="60" w:type="dxa"/>
              <w:right w:w="100" w:type="dxa"/>
            </w:tcMar>
          </w:tcPr>
          <w:p w14:paraId="2DA699F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Fonseca et al. (2023)</w:t>
            </w:r>
          </w:p>
        </w:tc>
        <w:tc>
          <w:tcPr>
            <w:tcW w:w="3969" w:type="dxa"/>
            <w:shd w:val="clear" w:color="auto" w:fill="FFFFFF" w:themeFill="background1"/>
            <w:tcMar>
              <w:top w:w="60" w:type="dxa"/>
              <w:left w:w="100" w:type="dxa"/>
              <w:bottom w:w="60" w:type="dxa"/>
              <w:right w:w="100" w:type="dxa"/>
            </w:tcMar>
          </w:tcPr>
          <w:p w14:paraId="6B6C926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Cuff and invasive SBP  age, sex  Framingham risk equations (CHD, stroke, AF, HF)  cholesterol, HDL, BMI, smoking, diabetes  CVD event costs (2019 USD)</w:t>
            </w:r>
          </w:p>
        </w:tc>
        <w:tc>
          <w:tcPr>
            <w:tcW w:w="2551" w:type="dxa"/>
            <w:shd w:val="clear" w:color="auto" w:fill="FFFFFF" w:themeFill="background1"/>
            <w:tcMar>
              <w:top w:w="60" w:type="dxa"/>
              <w:left w:w="100" w:type="dxa"/>
              <w:bottom w:w="60" w:type="dxa"/>
              <w:right w:w="100" w:type="dxa"/>
            </w:tcMar>
          </w:tcPr>
          <w:p w14:paraId="3F389FA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By SBP category and degree of discordance (0–4, 5–9, 10–14, ≥15 mmHg)  age, sex, BMI, diabetes</w:t>
            </w:r>
          </w:p>
        </w:tc>
        <w:tc>
          <w:tcPr>
            <w:tcW w:w="3261" w:type="dxa"/>
            <w:shd w:val="clear" w:color="auto" w:fill="FFFFFF" w:themeFill="background1"/>
            <w:tcMar>
              <w:top w:w="60" w:type="dxa"/>
              <w:left w:w="100" w:type="dxa"/>
              <w:bottom w:w="60" w:type="dxa"/>
              <w:right w:w="100" w:type="dxa"/>
            </w:tcMar>
          </w:tcPr>
          <w:p w14:paraId="7A51B2CA"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CVD events missed due to SBP underestimation (stroke, MI, coronary death, AF, HF)  costs of missed events</w:t>
            </w:r>
          </w:p>
        </w:tc>
        <w:tc>
          <w:tcPr>
            <w:tcW w:w="3969" w:type="dxa"/>
            <w:shd w:val="clear" w:color="auto" w:fill="FFFFFF" w:themeFill="background1"/>
            <w:tcMar>
              <w:top w:w="60" w:type="dxa"/>
              <w:left w:w="100" w:type="dxa"/>
              <w:bottom w:w="60" w:type="dxa"/>
              <w:right w:w="100" w:type="dxa"/>
            </w:tcMar>
          </w:tcPr>
          <w:p w14:paraId="2B44E98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Angiography patients only  1-year horizon  DBP not modelled  missing data imputed</w:t>
            </w:r>
          </w:p>
        </w:tc>
      </w:tr>
      <w:tr w:rsidR="00F67333" w:rsidRPr="00E86366" w14:paraId="2B0D7D81" w14:textId="77777777" w:rsidTr="0041021C">
        <w:tc>
          <w:tcPr>
            <w:tcW w:w="1702" w:type="dxa"/>
            <w:shd w:val="clear" w:color="auto" w:fill="FFFFFF" w:themeFill="background1"/>
            <w:tcMar>
              <w:top w:w="60" w:type="dxa"/>
              <w:left w:w="100" w:type="dxa"/>
              <w:bottom w:w="60" w:type="dxa"/>
              <w:right w:w="100" w:type="dxa"/>
            </w:tcMar>
          </w:tcPr>
          <w:p w14:paraId="5BBC8CE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Galani et al. (2007)</w:t>
            </w:r>
          </w:p>
        </w:tc>
        <w:tc>
          <w:tcPr>
            <w:tcW w:w="3969" w:type="dxa"/>
            <w:shd w:val="clear" w:color="auto" w:fill="FFFFFF" w:themeFill="background1"/>
            <w:tcMar>
              <w:top w:w="60" w:type="dxa"/>
              <w:left w:w="100" w:type="dxa"/>
              <w:bottom w:w="60" w:type="dxa"/>
              <w:right w:w="100" w:type="dxa"/>
            </w:tcMar>
          </w:tcPr>
          <w:p w14:paraId="6B75BDC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BMI, SBP, total and HDL cholesterol  transition probabilities (hypertension, diabetes, stroke, CHD)  utility scores  complication costs  lifestyle effect sizes</w:t>
            </w:r>
          </w:p>
        </w:tc>
        <w:tc>
          <w:tcPr>
            <w:tcW w:w="2551" w:type="dxa"/>
            <w:shd w:val="clear" w:color="auto" w:fill="FFFFFF" w:themeFill="background1"/>
            <w:tcMar>
              <w:top w:w="60" w:type="dxa"/>
              <w:left w:w="100" w:type="dxa"/>
              <w:bottom w:w="60" w:type="dxa"/>
              <w:right w:w="100" w:type="dxa"/>
            </w:tcMar>
          </w:tcPr>
          <w:p w14:paraId="1EFD4E1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(25, 35, 45, 55), sex, BMI category  no SES or ethnicity</w:t>
            </w:r>
          </w:p>
        </w:tc>
        <w:tc>
          <w:tcPr>
            <w:tcW w:w="3261" w:type="dxa"/>
            <w:shd w:val="clear" w:color="auto" w:fill="FFFFFF" w:themeFill="background1"/>
            <w:tcMar>
              <w:top w:w="60" w:type="dxa"/>
              <w:left w:w="100" w:type="dxa"/>
              <w:bottom w:w="60" w:type="dxa"/>
              <w:right w:w="100" w:type="dxa"/>
            </w:tcMar>
          </w:tcPr>
          <w:p w14:paraId="76A8711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Life-years  QALYs  incremental costs  ICERs</w:t>
            </w:r>
          </w:p>
        </w:tc>
        <w:tc>
          <w:tcPr>
            <w:tcW w:w="3969" w:type="dxa"/>
            <w:shd w:val="clear" w:color="auto" w:fill="FFFFFF" w:themeFill="background1"/>
            <w:tcMar>
              <w:top w:w="60" w:type="dxa"/>
              <w:left w:w="100" w:type="dxa"/>
              <w:bottom w:w="60" w:type="dxa"/>
              <w:right w:w="100" w:type="dxa"/>
            </w:tcMar>
          </w:tcPr>
          <w:p w14:paraId="3707387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 Swiss-specific BMI-complication data  smoking and some complications excluded  comorbidity independence assumed</w:t>
            </w:r>
          </w:p>
        </w:tc>
      </w:tr>
      <w:tr w:rsidR="00F67333" w:rsidRPr="00E86366" w14:paraId="4CDEE0CE" w14:textId="77777777" w:rsidTr="0041021C">
        <w:tc>
          <w:tcPr>
            <w:tcW w:w="1702" w:type="dxa"/>
            <w:shd w:val="clear" w:color="auto" w:fill="FFFFFF" w:themeFill="background1"/>
            <w:tcMar>
              <w:top w:w="60" w:type="dxa"/>
              <w:left w:w="100" w:type="dxa"/>
              <w:bottom w:w="60" w:type="dxa"/>
              <w:right w:w="100" w:type="dxa"/>
            </w:tcMar>
          </w:tcPr>
          <w:p w14:paraId="3E7EF4C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Green et al. (2022)</w:t>
            </w:r>
          </w:p>
        </w:tc>
        <w:tc>
          <w:tcPr>
            <w:tcW w:w="3969" w:type="dxa"/>
            <w:shd w:val="clear" w:color="auto" w:fill="FFFFFF" w:themeFill="background1"/>
            <w:tcMar>
              <w:top w:w="60" w:type="dxa"/>
              <w:left w:w="100" w:type="dxa"/>
              <w:bottom w:w="60" w:type="dxa"/>
              <w:right w:w="100" w:type="dxa"/>
            </w:tcMar>
          </w:tcPr>
          <w:p w14:paraId="27803AA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 trajectories  diagnostic accuracy  CVD risk  treatment effect  adverse event probabilities  screening, device, medication, and CVD event costs  QoL</w:t>
            </w:r>
          </w:p>
        </w:tc>
        <w:tc>
          <w:tcPr>
            <w:tcW w:w="2551" w:type="dxa"/>
            <w:shd w:val="clear" w:color="auto" w:fill="FFFFFF" w:themeFill="background1"/>
            <w:tcMar>
              <w:top w:w="60" w:type="dxa"/>
              <w:left w:w="100" w:type="dxa"/>
              <w:bottom w:w="60" w:type="dxa"/>
              <w:right w:w="100" w:type="dxa"/>
            </w:tcMar>
          </w:tcPr>
          <w:p w14:paraId="7D57B8EA"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BP status  no SES, ethnicity, or regional stratification</w:t>
            </w:r>
          </w:p>
        </w:tc>
        <w:tc>
          <w:tcPr>
            <w:tcW w:w="3261" w:type="dxa"/>
            <w:shd w:val="clear" w:color="auto" w:fill="FFFFFF" w:themeFill="background1"/>
            <w:tcMar>
              <w:top w:w="60" w:type="dxa"/>
              <w:left w:w="100" w:type="dxa"/>
              <w:bottom w:w="60" w:type="dxa"/>
              <w:right w:w="100" w:type="dxa"/>
            </w:tcMar>
          </w:tcPr>
          <w:p w14:paraId="295DE07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CVD events prevented  serious adverse events  ICERs  probability of cost-effectiveness</w:t>
            </w:r>
          </w:p>
        </w:tc>
        <w:tc>
          <w:tcPr>
            <w:tcW w:w="3969" w:type="dxa"/>
            <w:shd w:val="clear" w:color="auto" w:fill="FFFFFF" w:themeFill="background1"/>
            <w:tcMar>
              <w:top w:w="60" w:type="dxa"/>
              <w:left w:w="100" w:type="dxa"/>
              <w:bottom w:w="60" w:type="dxa"/>
              <w:right w:w="100" w:type="dxa"/>
            </w:tcMar>
          </w:tcPr>
          <w:p w14:paraId="11783D9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ABPM assumed 100% sensitivity/specificity  no RCTs in masked hypertension  HF not modelled</w:t>
            </w:r>
          </w:p>
        </w:tc>
      </w:tr>
      <w:tr w:rsidR="00F67333" w:rsidRPr="00E86366" w14:paraId="67D4EC37" w14:textId="77777777" w:rsidTr="0041021C">
        <w:tc>
          <w:tcPr>
            <w:tcW w:w="1702" w:type="dxa"/>
            <w:shd w:val="clear" w:color="auto" w:fill="FFFFFF" w:themeFill="background1"/>
            <w:tcMar>
              <w:top w:w="60" w:type="dxa"/>
              <w:left w:w="100" w:type="dxa"/>
              <w:bottom w:w="60" w:type="dxa"/>
              <w:right w:w="100" w:type="dxa"/>
            </w:tcMar>
          </w:tcPr>
          <w:p w14:paraId="7FAAA00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Houle et al. (2012)</w:t>
            </w:r>
          </w:p>
        </w:tc>
        <w:tc>
          <w:tcPr>
            <w:tcW w:w="3969" w:type="dxa"/>
            <w:shd w:val="clear" w:color="auto" w:fill="FFFFFF" w:themeFill="background1"/>
            <w:tcMar>
              <w:top w:w="60" w:type="dxa"/>
              <w:left w:w="100" w:type="dxa"/>
              <w:bottom w:w="60" w:type="dxa"/>
              <w:right w:w="100" w:type="dxa"/>
            </w:tcMar>
          </w:tcPr>
          <w:p w14:paraId="4FC99EA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SBP reduction  6-month absolute risk reductions (MI, stroke, HF)  inpatient event costs  program and personnel costs</w:t>
            </w:r>
          </w:p>
        </w:tc>
        <w:tc>
          <w:tcPr>
            <w:tcW w:w="2551" w:type="dxa"/>
            <w:shd w:val="clear" w:color="auto" w:fill="FFFFFF" w:themeFill="background1"/>
            <w:tcMar>
              <w:top w:w="60" w:type="dxa"/>
              <w:left w:w="100" w:type="dxa"/>
              <w:bottom w:w="60" w:type="dxa"/>
              <w:right w:w="100" w:type="dxa"/>
            </w:tcMar>
          </w:tcPr>
          <w:p w14:paraId="04D9625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Based on 8 RCTs with varied patient characteristics  age, sex, SES, ethnicity not explicitly modelled</w:t>
            </w:r>
          </w:p>
        </w:tc>
        <w:tc>
          <w:tcPr>
            <w:tcW w:w="3261" w:type="dxa"/>
            <w:shd w:val="clear" w:color="auto" w:fill="FFFFFF" w:themeFill="background1"/>
            <w:tcMar>
              <w:top w:w="60" w:type="dxa"/>
              <w:left w:w="100" w:type="dxa"/>
              <w:bottom w:w="60" w:type="dxa"/>
              <w:right w:w="100" w:type="dxa"/>
            </w:tcMar>
          </w:tcPr>
          <w:p w14:paraId="229E510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Absolute risk reduction  cost savings from avoided events  net savings</w:t>
            </w:r>
          </w:p>
        </w:tc>
        <w:tc>
          <w:tcPr>
            <w:tcW w:w="3969" w:type="dxa"/>
            <w:shd w:val="clear" w:color="auto" w:fill="FFFFFF" w:themeFill="background1"/>
            <w:tcMar>
              <w:top w:w="60" w:type="dxa"/>
              <w:left w:w="100" w:type="dxa"/>
              <w:bottom w:w="60" w:type="dxa"/>
              <w:right w:w="100" w:type="dxa"/>
            </w:tcMar>
          </w:tcPr>
          <w:p w14:paraId="2E96BCC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Outpatient drug costs excluded  provincial health payer perspective only  likely underestimates savings</w:t>
            </w:r>
          </w:p>
        </w:tc>
      </w:tr>
      <w:tr w:rsidR="00F67333" w:rsidRPr="00E86366" w14:paraId="08804E2A" w14:textId="77777777" w:rsidTr="0041021C">
        <w:tc>
          <w:tcPr>
            <w:tcW w:w="1702" w:type="dxa"/>
            <w:shd w:val="clear" w:color="auto" w:fill="FFFFFF" w:themeFill="background1"/>
            <w:tcMar>
              <w:top w:w="60" w:type="dxa"/>
              <w:left w:w="100" w:type="dxa"/>
              <w:bottom w:w="60" w:type="dxa"/>
              <w:right w:w="100" w:type="dxa"/>
            </w:tcMar>
          </w:tcPr>
          <w:p w14:paraId="64DEB4F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Hutchinson et al. (2024)</w:t>
            </w:r>
          </w:p>
        </w:tc>
        <w:tc>
          <w:tcPr>
            <w:tcW w:w="3969" w:type="dxa"/>
            <w:shd w:val="clear" w:color="auto" w:fill="FFFFFF" w:themeFill="background1"/>
            <w:tcMar>
              <w:top w:w="60" w:type="dxa"/>
              <w:left w:w="100" w:type="dxa"/>
              <w:bottom w:w="60" w:type="dxa"/>
              <w:right w:w="100" w:type="dxa"/>
            </w:tcMar>
          </w:tcPr>
          <w:p w14:paraId="4ED0D42C"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BP-lowering effects  intervention financial costs  screening, supply chain and programme costs  economic value of health improvements</w:t>
            </w:r>
          </w:p>
        </w:tc>
        <w:tc>
          <w:tcPr>
            <w:tcW w:w="2551" w:type="dxa"/>
            <w:shd w:val="clear" w:color="auto" w:fill="FFFFFF" w:themeFill="background1"/>
            <w:tcMar>
              <w:top w:w="60" w:type="dxa"/>
              <w:left w:w="100" w:type="dxa"/>
              <w:bottom w:w="60" w:type="dxa"/>
              <w:right w:w="100" w:type="dxa"/>
            </w:tcMar>
          </w:tcPr>
          <w:p w14:paraId="3C688C8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11E3EA2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Averted stroke and MI events, deaths, DALYs  averted health expenditures  productivity gains</w:t>
            </w:r>
          </w:p>
        </w:tc>
        <w:tc>
          <w:tcPr>
            <w:tcW w:w="3969" w:type="dxa"/>
            <w:shd w:val="clear" w:color="auto" w:fill="FFFFFF" w:themeFill="background1"/>
            <w:tcMar>
              <w:top w:w="60" w:type="dxa"/>
              <w:left w:w="100" w:type="dxa"/>
              <w:bottom w:w="60" w:type="dxa"/>
              <w:right w:w="100" w:type="dxa"/>
            </w:tcMar>
          </w:tcPr>
          <w:p w14:paraId="6F9A2B6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Comorbidities not modelled  only stroke and MI  labour productivity inputs from high-income settings</w:t>
            </w:r>
          </w:p>
        </w:tc>
      </w:tr>
      <w:tr w:rsidR="00F67333" w:rsidRPr="00E86366" w14:paraId="7676008B" w14:textId="77777777" w:rsidTr="0041021C">
        <w:tc>
          <w:tcPr>
            <w:tcW w:w="1702" w:type="dxa"/>
            <w:shd w:val="clear" w:color="auto" w:fill="FFFFFF" w:themeFill="background1"/>
            <w:tcMar>
              <w:top w:w="60" w:type="dxa"/>
              <w:left w:w="100" w:type="dxa"/>
              <w:bottom w:w="60" w:type="dxa"/>
              <w:right w:w="100" w:type="dxa"/>
            </w:tcMar>
          </w:tcPr>
          <w:p w14:paraId="5A0E0DD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Johnson et al. (2018)</w:t>
            </w:r>
          </w:p>
        </w:tc>
        <w:tc>
          <w:tcPr>
            <w:tcW w:w="3969" w:type="dxa"/>
            <w:shd w:val="clear" w:color="auto" w:fill="FFFFFF" w:themeFill="background1"/>
            <w:tcMar>
              <w:top w:w="60" w:type="dxa"/>
              <w:left w:w="100" w:type="dxa"/>
              <w:bottom w:w="60" w:type="dxa"/>
              <w:right w:w="100" w:type="dxa"/>
            </w:tcMar>
          </w:tcPr>
          <w:p w14:paraId="6836D28A"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ICD-9 billing codes  BP measurements  NLP physician notes  antihypertensive prescriptions</w:t>
            </w:r>
          </w:p>
        </w:tc>
        <w:tc>
          <w:tcPr>
            <w:tcW w:w="2551" w:type="dxa"/>
            <w:shd w:val="clear" w:color="auto" w:fill="FFFFFF" w:themeFill="background1"/>
            <w:tcMar>
              <w:top w:w="60" w:type="dxa"/>
              <w:left w:w="100" w:type="dxa"/>
              <w:bottom w:w="60" w:type="dxa"/>
              <w:right w:w="100" w:type="dxa"/>
            </w:tcMar>
          </w:tcPr>
          <w:p w14:paraId="1A37F09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HR by sex and ancestry (Hispanic, Native American, African American, Asian, Caucasian)</w:t>
            </w:r>
          </w:p>
        </w:tc>
        <w:tc>
          <w:tcPr>
            <w:tcW w:w="3261" w:type="dxa"/>
            <w:shd w:val="clear" w:color="auto" w:fill="FFFFFF" w:themeFill="background1"/>
            <w:tcMar>
              <w:top w:w="60" w:type="dxa"/>
              <w:left w:w="100" w:type="dxa"/>
              <w:bottom w:w="60" w:type="dxa"/>
              <w:right w:w="100" w:type="dxa"/>
            </w:tcMar>
          </w:tcPr>
          <w:p w14:paraId="6F16BA3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SBP target &lt;120 mmHg significantly reduces MACE incidence</w:t>
            </w:r>
          </w:p>
        </w:tc>
        <w:tc>
          <w:tcPr>
            <w:tcW w:w="3969" w:type="dxa"/>
            <w:shd w:val="clear" w:color="auto" w:fill="FFFFFF" w:themeFill="background1"/>
            <w:tcMar>
              <w:top w:w="60" w:type="dxa"/>
              <w:left w:w="100" w:type="dxa"/>
              <w:bottom w:w="60" w:type="dxa"/>
              <w:right w:w="100" w:type="dxa"/>
            </w:tcMar>
          </w:tcPr>
          <w:p w14:paraId="55F36BA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Death excluded from MACE  drug dosage changes not modelled  BMI not considered  unmeasured confounders possible</w:t>
            </w:r>
          </w:p>
        </w:tc>
      </w:tr>
      <w:tr w:rsidR="00F67333" w:rsidRPr="00E86366" w14:paraId="0CA4D824" w14:textId="77777777" w:rsidTr="0041021C">
        <w:tc>
          <w:tcPr>
            <w:tcW w:w="1702" w:type="dxa"/>
            <w:shd w:val="clear" w:color="auto" w:fill="FFFFFF" w:themeFill="background1"/>
            <w:tcMar>
              <w:top w:w="60" w:type="dxa"/>
              <w:left w:w="100" w:type="dxa"/>
              <w:bottom w:w="60" w:type="dxa"/>
              <w:right w:w="100" w:type="dxa"/>
            </w:tcMar>
          </w:tcPr>
          <w:p w14:paraId="1967ED3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Ke et al. (2021)</w:t>
            </w:r>
          </w:p>
        </w:tc>
        <w:tc>
          <w:tcPr>
            <w:tcW w:w="3969" w:type="dxa"/>
            <w:shd w:val="clear" w:color="auto" w:fill="FFFFFF" w:themeFill="background1"/>
            <w:tcMar>
              <w:top w:w="60" w:type="dxa"/>
              <w:left w:w="100" w:type="dxa"/>
              <w:bottom w:w="60" w:type="dxa"/>
              <w:right w:w="100" w:type="dxa"/>
            </w:tcMar>
          </w:tcPr>
          <w:p w14:paraId="430338E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Human/project costs per group (control, G1, G2)  treatment costs per hypertension stage  event costs (MI, CHF, stroke, ESRD)</w:t>
            </w:r>
          </w:p>
        </w:tc>
        <w:tc>
          <w:tcPr>
            <w:tcW w:w="2551" w:type="dxa"/>
            <w:shd w:val="clear" w:color="auto" w:fill="FFFFFF" w:themeFill="background1"/>
            <w:tcMar>
              <w:top w:w="60" w:type="dxa"/>
              <w:left w:w="100" w:type="dxa"/>
              <w:bottom w:w="60" w:type="dxa"/>
              <w:right w:w="100" w:type="dxa"/>
            </w:tcMar>
          </w:tcPr>
          <w:p w14:paraId="6DAA05E6"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2EB1338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Option 1: ICER $3,374/QALY  Option 2: dominant (ICER −$3,681/QALY)  Option 2 cost-effective at WTP $1,599/QALY (81.3%)</w:t>
            </w:r>
          </w:p>
        </w:tc>
        <w:tc>
          <w:tcPr>
            <w:tcW w:w="3969" w:type="dxa"/>
            <w:shd w:val="clear" w:color="auto" w:fill="FFFFFF" w:themeFill="background1"/>
            <w:tcMar>
              <w:top w:w="60" w:type="dxa"/>
              <w:left w:w="100" w:type="dxa"/>
              <w:bottom w:w="60" w:type="dxa"/>
              <w:right w:w="100" w:type="dxa"/>
            </w:tcMar>
          </w:tcPr>
          <w:p w14:paraId="5F1390B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SF-36 to EQ-5D mapping (UK population)  sensitivity ranges set to ±20% where CIs unavailable</w:t>
            </w:r>
          </w:p>
        </w:tc>
      </w:tr>
      <w:tr w:rsidR="00F67333" w:rsidRPr="00E86366" w14:paraId="5A49D4A4" w14:textId="77777777" w:rsidTr="0041021C">
        <w:tc>
          <w:tcPr>
            <w:tcW w:w="1702" w:type="dxa"/>
            <w:shd w:val="clear" w:color="auto" w:fill="FFFFFF" w:themeFill="background1"/>
            <w:tcMar>
              <w:top w:w="60" w:type="dxa"/>
              <w:left w:w="100" w:type="dxa"/>
              <w:bottom w:w="60" w:type="dxa"/>
              <w:right w:w="100" w:type="dxa"/>
            </w:tcMar>
          </w:tcPr>
          <w:p w14:paraId="68C8ADA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Keuffel et al. (2019)</w:t>
            </w:r>
          </w:p>
        </w:tc>
        <w:tc>
          <w:tcPr>
            <w:tcW w:w="3969" w:type="dxa"/>
            <w:shd w:val="clear" w:color="auto" w:fill="FFFFFF" w:themeFill="background1"/>
            <w:tcMar>
              <w:top w:w="60" w:type="dxa"/>
              <w:left w:w="100" w:type="dxa"/>
              <w:bottom w:w="60" w:type="dxa"/>
              <w:right w:w="100" w:type="dxa"/>
            </w:tcMar>
          </w:tcPr>
          <w:p w14:paraId="75BAD21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P(AKI)  P(death | AKI or no AKI)  OR of AKI and death per 1-unit MAP increase  AKI costs with/without RRT  sepsis hospitalisation costs</w:t>
            </w:r>
          </w:p>
        </w:tc>
        <w:tc>
          <w:tcPr>
            <w:tcW w:w="2551" w:type="dxa"/>
            <w:shd w:val="clear" w:color="auto" w:fill="FFFFFF" w:themeFill="background1"/>
            <w:tcMar>
              <w:top w:w="60" w:type="dxa"/>
              <w:left w:w="100" w:type="dxa"/>
              <w:bottom w:w="60" w:type="dxa"/>
              <w:right w:w="100" w:type="dxa"/>
            </w:tcMar>
          </w:tcPr>
          <w:p w14:paraId="1B1A577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5C9ADA3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Cost savings: $417,000/year (5 mmHg MAP increase) and $600,000/year (10 mmHg) per 1,000 ICU sepsis cases</w:t>
            </w:r>
          </w:p>
        </w:tc>
        <w:tc>
          <w:tcPr>
            <w:tcW w:w="3969" w:type="dxa"/>
            <w:shd w:val="clear" w:color="auto" w:fill="FFFFFF" w:themeFill="background1"/>
            <w:tcMar>
              <w:top w:w="60" w:type="dxa"/>
              <w:left w:w="100" w:type="dxa"/>
              <w:bottom w:w="60" w:type="dxa"/>
              <w:right w:w="100" w:type="dxa"/>
            </w:tcMar>
          </w:tcPr>
          <w:p w14:paraId="3BB2ED6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Sepsis-2 definition used  MAP target of 65 mmHg may not suit patients with prior hypertension</w:t>
            </w:r>
          </w:p>
        </w:tc>
      </w:tr>
      <w:tr w:rsidR="00F67333" w:rsidRPr="00E86366" w14:paraId="2DEB3BEB" w14:textId="77777777" w:rsidTr="0041021C">
        <w:tc>
          <w:tcPr>
            <w:tcW w:w="1702" w:type="dxa"/>
            <w:shd w:val="clear" w:color="auto" w:fill="FFFFFF" w:themeFill="background1"/>
            <w:tcMar>
              <w:top w:w="60" w:type="dxa"/>
              <w:left w:w="100" w:type="dxa"/>
              <w:bottom w:w="60" w:type="dxa"/>
              <w:right w:w="100" w:type="dxa"/>
            </w:tcMar>
          </w:tcPr>
          <w:p w14:paraId="1A2AA75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Knight et al. (2017)</w:t>
            </w:r>
          </w:p>
        </w:tc>
        <w:tc>
          <w:tcPr>
            <w:tcW w:w="3969" w:type="dxa"/>
            <w:shd w:val="clear" w:color="auto" w:fill="FFFFFF" w:themeFill="background1"/>
            <w:tcMar>
              <w:top w:w="60" w:type="dxa"/>
              <w:left w:w="100" w:type="dxa"/>
              <w:bottom w:w="60" w:type="dxa"/>
              <w:right w:w="100" w:type="dxa"/>
            </w:tcMar>
          </w:tcPr>
          <w:p w14:paraId="716297A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ethnicity, SES, smoking, CVD history, diabetes, BP/lipid-lowering medication, SBP, TC:HDL ratio, family history of CVD</w:t>
            </w:r>
          </w:p>
        </w:tc>
        <w:tc>
          <w:tcPr>
            <w:tcW w:w="2551" w:type="dxa"/>
            <w:shd w:val="clear" w:color="auto" w:fill="FFFFFF" w:themeFill="background1"/>
            <w:tcMar>
              <w:top w:w="60" w:type="dxa"/>
              <w:left w:w="100" w:type="dxa"/>
              <w:bottom w:w="60" w:type="dxa"/>
              <w:right w:w="100" w:type="dxa"/>
            </w:tcMar>
          </w:tcPr>
          <w:p w14:paraId="6E610D2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1C436F0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Synthetic population of 2,451,278 individuals created and validated</w:t>
            </w:r>
          </w:p>
        </w:tc>
        <w:tc>
          <w:tcPr>
            <w:tcW w:w="3969" w:type="dxa"/>
            <w:shd w:val="clear" w:color="auto" w:fill="FFFFFF" w:themeFill="background1"/>
            <w:tcMar>
              <w:top w:w="60" w:type="dxa"/>
              <w:left w:w="100" w:type="dxa"/>
              <w:bottom w:w="60" w:type="dxa"/>
              <w:right w:w="100" w:type="dxa"/>
            </w:tcMar>
          </w:tcPr>
          <w:p w14:paraId="62067CB6"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Medication and family history variables not externally validated</w:t>
            </w:r>
          </w:p>
        </w:tc>
      </w:tr>
      <w:tr w:rsidR="00F67333" w:rsidRPr="00E86366" w14:paraId="5C564420" w14:textId="77777777" w:rsidTr="0041021C">
        <w:tc>
          <w:tcPr>
            <w:tcW w:w="1702" w:type="dxa"/>
            <w:shd w:val="clear" w:color="auto" w:fill="FFFFFF" w:themeFill="background1"/>
            <w:tcMar>
              <w:top w:w="60" w:type="dxa"/>
              <w:left w:w="100" w:type="dxa"/>
              <w:bottom w:w="60" w:type="dxa"/>
              <w:right w:w="100" w:type="dxa"/>
            </w:tcMar>
          </w:tcPr>
          <w:p w14:paraId="584F0BF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lastRenderedPageBreak/>
              <w:t>Li et al. (2021)</w:t>
            </w:r>
          </w:p>
        </w:tc>
        <w:tc>
          <w:tcPr>
            <w:tcW w:w="3969" w:type="dxa"/>
            <w:shd w:val="clear" w:color="auto" w:fill="FFFFFF" w:themeFill="background1"/>
            <w:tcMar>
              <w:top w:w="60" w:type="dxa"/>
              <w:left w:w="100" w:type="dxa"/>
              <w:bottom w:w="60" w:type="dxa"/>
              <w:right w:w="100" w:type="dxa"/>
            </w:tcMar>
          </w:tcPr>
          <w:p w14:paraId="6B8A3A9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Antihypertensive medication costs  RR of CVD death, stroke, SAE, and HF from treatment  SAE and post-stroke care costs</w:t>
            </w:r>
          </w:p>
        </w:tc>
        <w:tc>
          <w:tcPr>
            <w:tcW w:w="2551" w:type="dxa"/>
            <w:shd w:val="clear" w:color="auto" w:fill="FFFFFF" w:themeFill="background1"/>
            <w:tcMar>
              <w:top w:w="60" w:type="dxa"/>
              <w:left w:w="100" w:type="dxa"/>
              <w:bottom w:w="60" w:type="dxa"/>
              <w:right w:w="100" w:type="dxa"/>
            </w:tcMar>
          </w:tcPr>
          <w:p w14:paraId="30F5F65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Less favourable ICERs for men ($12,259/QALY) and SBP 130–139 mmHg ($13,277/QALY)</w:t>
            </w:r>
          </w:p>
        </w:tc>
        <w:tc>
          <w:tcPr>
            <w:tcW w:w="3261" w:type="dxa"/>
            <w:shd w:val="clear" w:color="auto" w:fill="FFFFFF" w:themeFill="background1"/>
            <w:tcMar>
              <w:top w:w="60" w:type="dxa"/>
              <w:left w:w="100" w:type="dxa"/>
              <w:bottom w:w="60" w:type="dxa"/>
              <w:right w:w="100" w:type="dxa"/>
            </w:tcMar>
          </w:tcPr>
          <w:p w14:paraId="66F73DE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&gt;2.03M CVD deaths prevented and 3.84M life-years saved over 5 years  ICER Int$10,997/QALY (82.8% cost-effective at 1× GDP per capita)</w:t>
            </w:r>
          </w:p>
        </w:tc>
        <w:tc>
          <w:tcPr>
            <w:tcW w:w="3969" w:type="dxa"/>
            <w:shd w:val="clear" w:color="auto" w:fill="FFFFFF" w:themeFill="background1"/>
            <w:tcMar>
              <w:top w:w="60" w:type="dxa"/>
              <w:left w:w="100" w:type="dxa"/>
              <w:bottom w:w="60" w:type="dxa"/>
              <w:right w:w="100" w:type="dxa"/>
            </w:tcMar>
          </w:tcPr>
          <w:p w14:paraId="360E441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Model relied on US SPRINT data  limited SAE data  BP measurement methods differed  competing risks may confound estimates</w:t>
            </w:r>
          </w:p>
        </w:tc>
      </w:tr>
      <w:tr w:rsidR="00F67333" w:rsidRPr="00E86366" w14:paraId="775E5216" w14:textId="77777777" w:rsidTr="0041021C">
        <w:tc>
          <w:tcPr>
            <w:tcW w:w="1702" w:type="dxa"/>
            <w:shd w:val="clear" w:color="auto" w:fill="FFFFFF" w:themeFill="background1"/>
            <w:tcMar>
              <w:top w:w="60" w:type="dxa"/>
              <w:left w:w="100" w:type="dxa"/>
              <w:bottom w:w="60" w:type="dxa"/>
              <w:right w:w="100" w:type="dxa"/>
            </w:tcMar>
          </w:tcPr>
          <w:p w14:paraId="7A34649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 et al. (2023)</w:t>
            </w:r>
          </w:p>
        </w:tc>
        <w:tc>
          <w:tcPr>
            <w:tcW w:w="3969" w:type="dxa"/>
            <w:shd w:val="clear" w:color="auto" w:fill="FFFFFF" w:themeFill="background1"/>
            <w:tcMar>
              <w:top w:w="60" w:type="dxa"/>
              <w:left w:w="100" w:type="dxa"/>
              <w:bottom w:w="60" w:type="dxa"/>
              <w:right w:w="100" w:type="dxa"/>
            </w:tcMar>
          </w:tcPr>
          <w:p w14:paraId="4702EFB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race/ethnicity, rural/urban  health behaviours  comorbidities (diabetes, high cholesterol)  CVD history</w:t>
            </w:r>
          </w:p>
        </w:tc>
        <w:tc>
          <w:tcPr>
            <w:tcW w:w="2551" w:type="dxa"/>
            <w:shd w:val="clear" w:color="auto" w:fill="FFFFFF" w:themeFill="background1"/>
            <w:tcMar>
              <w:top w:w="60" w:type="dxa"/>
              <w:left w:w="100" w:type="dxa"/>
              <w:bottom w:w="60" w:type="dxa"/>
              <w:right w:w="100" w:type="dxa"/>
            </w:tcMar>
          </w:tcPr>
          <w:p w14:paraId="56B2D54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Larger MI/stroke reductions in non-Hispanic Black and Hispanic adults, and in women</w:t>
            </w:r>
          </w:p>
        </w:tc>
        <w:tc>
          <w:tcPr>
            <w:tcW w:w="3261" w:type="dxa"/>
            <w:shd w:val="clear" w:color="auto" w:fill="FFFFFF" w:themeFill="background1"/>
            <w:tcMar>
              <w:top w:w="60" w:type="dxa"/>
              <w:left w:w="100" w:type="dxa"/>
              <w:bottom w:w="60" w:type="dxa"/>
              <w:right w:w="100" w:type="dxa"/>
            </w:tcMar>
          </w:tcPr>
          <w:p w14:paraId="25AD25E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MI and stroke cases averted  healthcare costs saved per person</w:t>
            </w:r>
          </w:p>
        </w:tc>
        <w:tc>
          <w:tcPr>
            <w:tcW w:w="3969" w:type="dxa"/>
            <w:shd w:val="clear" w:color="auto" w:fill="FFFFFF" w:themeFill="background1"/>
            <w:tcMar>
              <w:top w:w="60" w:type="dxa"/>
              <w:left w:w="100" w:type="dxa"/>
              <w:bottom w:w="60" w:type="dxa"/>
              <w:right w:w="100" w:type="dxa"/>
            </w:tcMar>
          </w:tcPr>
          <w:p w14:paraId="7E93638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Hypertension control as binary variable  SES excluded  BRFSS data self-reported  intervention costs not estimated</w:t>
            </w:r>
          </w:p>
        </w:tc>
      </w:tr>
      <w:tr w:rsidR="00F67333" w:rsidRPr="00E86366" w14:paraId="58B8EC2B" w14:textId="77777777" w:rsidTr="0041021C">
        <w:tc>
          <w:tcPr>
            <w:tcW w:w="1702" w:type="dxa"/>
            <w:shd w:val="clear" w:color="auto" w:fill="FFFFFF" w:themeFill="background1"/>
            <w:tcMar>
              <w:top w:w="60" w:type="dxa"/>
              <w:left w:w="100" w:type="dxa"/>
              <w:bottom w:w="60" w:type="dxa"/>
              <w:right w:w="100" w:type="dxa"/>
            </w:tcMar>
          </w:tcPr>
          <w:p w14:paraId="64C94EF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Liao et al. (2023)</w:t>
            </w:r>
          </w:p>
        </w:tc>
        <w:tc>
          <w:tcPr>
            <w:tcW w:w="3969" w:type="dxa"/>
            <w:shd w:val="clear" w:color="auto" w:fill="FFFFFF" w:themeFill="background1"/>
            <w:tcMar>
              <w:top w:w="60" w:type="dxa"/>
              <w:left w:w="100" w:type="dxa"/>
              <w:bottom w:w="60" w:type="dxa"/>
              <w:right w:w="100" w:type="dxa"/>
            </w:tcMar>
          </w:tcPr>
          <w:p w14:paraId="19E674F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CHD, stroke, HF, AF, CV and non-CV death event rates</w:t>
            </w:r>
          </w:p>
        </w:tc>
        <w:tc>
          <w:tcPr>
            <w:tcW w:w="2551" w:type="dxa"/>
            <w:shd w:val="clear" w:color="auto" w:fill="FFFFFF" w:themeFill="background1"/>
            <w:tcMar>
              <w:top w:w="60" w:type="dxa"/>
              <w:left w:w="100" w:type="dxa"/>
              <w:bottom w:w="60" w:type="dxa"/>
              <w:right w:w="100" w:type="dxa"/>
            </w:tcMar>
          </w:tcPr>
          <w:p w14:paraId="392182B7"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Lower ICERs for men  ICERs varied by age group and country</w:t>
            </w:r>
          </w:p>
        </w:tc>
        <w:tc>
          <w:tcPr>
            <w:tcW w:w="3261" w:type="dxa"/>
            <w:shd w:val="clear" w:color="auto" w:fill="FFFFFF" w:themeFill="background1"/>
            <w:tcMar>
              <w:top w:w="60" w:type="dxa"/>
              <w:left w:w="100" w:type="dxa"/>
              <w:bottom w:w="60" w:type="dxa"/>
              <w:right w:w="100" w:type="dxa"/>
            </w:tcMar>
          </w:tcPr>
          <w:p w14:paraId="55A08AA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ICERs: $12,362/QALY (China), $25,417/QALY (US), $7,004/QALY (UK). Cost-effective in all three settings.</w:t>
            </w:r>
          </w:p>
        </w:tc>
        <w:tc>
          <w:tcPr>
            <w:tcW w:w="3969" w:type="dxa"/>
            <w:shd w:val="clear" w:color="auto" w:fill="FFFFFF" w:themeFill="background1"/>
            <w:tcMar>
              <w:top w:w="60" w:type="dxa"/>
              <w:left w:w="100" w:type="dxa"/>
              <w:bottom w:w="60" w:type="dxa"/>
              <w:right w:w="100" w:type="dxa"/>
            </w:tcMar>
          </w:tcPr>
          <w:p w14:paraId="0AF4499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Han participants only  repeated CVD risks not modelled  kidney outcomes excluded</w:t>
            </w:r>
          </w:p>
        </w:tc>
      </w:tr>
      <w:tr w:rsidR="00F67333" w:rsidRPr="00E86366" w14:paraId="212FE653" w14:textId="77777777" w:rsidTr="0041021C">
        <w:tc>
          <w:tcPr>
            <w:tcW w:w="1702" w:type="dxa"/>
            <w:shd w:val="clear" w:color="auto" w:fill="FFFFFF" w:themeFill="background1"/>
            <w:tcMar>
              <w:top w:w="60" w:type="dxa"/>
              <w:left w:w="100" w:type="dxa"/>
              <w:bottom w:w="60" w:type="dxa"/>
              <w:right w:w="100" w:type="dxa"/>
            </w:tcMar>
          </w:tcPr>
          <w:p w14:paraId="11F2289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Lich et al. (2014)</w:t>
            </w:r>
          </w:p>
        </w:tc>
        <w:tc>
          <w:tcPr>
            <w:tcW w:w="3969" w:type="dxa"/>
            <w:shd w:val="clear" w:color="auto" w:fill="FFFFFF" w:themeFill="background1"/>
            <w:tcMar>
              <w:top w:w="60" w:type="dxa"/>
              <w:left w:w="100" w:type="dxa"/>
              <w:bottom w:w="60" w:type="dxa"/>
              <w:right w:w="100" w:type="dxa"/>
            </w:tcMar>
          </w:tcPr>
          <w:p w14:paraId="120B0A0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Time delays, constants, rates, and time series inputs</w:t>
            </w:r>
          </w:p>
        </w:tc>
        <w:tc>
          <w:tcPr>
            <w:tcW w:w="2551" w:type="dxa"/>
            <w:shd w:val="clear" w:color="auto" w:fill="FFFFFF" w:themeFill="background1"/>
            <w:tcMar>
              <w:top w:w="60" w:type="dxa"/>
              <w:left w:w="100" w:type="dxa"/>
              <w:bottom w:w="60" w:type="dxa"/>
              <w:right w:w="100" w:type="dxa"/>
            </w:tcMar>
          </w:tcPr>
          <w:p w14:paraId="4C8BC59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29273986"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Hypertension control: 35,517 QALYs (largest). Targeted CVD prevention: 27,856. Most efficient NNT: thrombolytics (3.1), rehabilitation (3.9)</w:t>
            </w:r>
          </w:p>
        </w:tc>
        <w:tc>
          <w:tcPr>
            <w:tcW w:w="3969" w:type="dxa"/>
            <w:shd w:val="clear" w:color="auto" w:fill="FFFFFF" w:themeFill="background1"/>
            <w:tcMar>
              <w:top w:w="60" w:type="dxa"/>
              <w:left w:w="100" w:type="dxa"/>
              <w:bottom w:w="60" w:type="dxa"/>
              <w:right w:w="100" w:type="dxa"/>
            </w:tcMar>
          </w:tcPr>
          <w:p w14:paraId="60D6881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Costs not directly included (NNT used as efficiency proxy)  prevention benefits may be underestimated</w:t>
            </w:r>
          </w:p>
        </w:tc>
      </w:tr>
      <w:tr w:rsidR="00F67333" w:rsidRPr="00E86366" w14:paraId="0E6C4937" w14:textId="77777777" w:rsidTr="0041021C">
        <w:tc>
          <w:tcPr>
            <w:tcW w:w="1702" w:type="dxa"/>
            <w:shd w:val="clear" w:color="auto" w:fill="FFFFFF" w:themeFill="background1"/>
            <w:tcMar>
              <w:top w:w="60" w:type="dxa"/>
              <w:left w:w="100" w:type="dxa"/>
              <w:bottom w:w="60" w:type="dxa"/>
              <w:right w:w="100" w:type="dxa"/>
            </w:tcMar>
          </w:tcPr>
          <w:p w14:paraId="35A2AAFC"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Margolis et al. (2020)</w:t>
            </w:r>
          </w:p>
        </w:tc>
        <w:tc>
          <w:tcPr>
            <w:tcW w:w="3969" w:type="dxa"/>
            <w:shd w:val="clear" w:color="auto" w:fill="FFFFFF" w:themeFill="background1"/>
            <w:tcMar>
              <w:top w:w="60" w:type="dxa"/>
              <w:left w:w="100" w:type="dxa"/>
              <w:bottom w:w="60" w:type="dxa"/>
              <w:right w:w="100" w:type="dxa"/>
            </w:tcMar>
          </w:tcPr>
          <w:p w14:paraId="3C86683A"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 measurements  CV event incidence  costs  observed SBP difference between TI and UC groups at 12 and 54 months</w:t>
            </w:r>
          </w:p>
        </w:tc>
        <w:tc>
          <w:tcPr>
            <w:tcW w:w="2551" w:type="dxa"/>
            <w:shd w:val="clear" w:color="auto" w:fill="FFFFFF" w:themeFill="background1"/>
            <w:tcMar>
              <w:top w:w="60" w:type="dxa"/>
              <w:left w:w="100" w:type="dxa"/>
              <w:bottom w:w="60" w:type="dxa"/>
              <w:right w:w="100" w:type="dxa"/>
            </w:tcMar>
          </w:tcPr>
          <w:p w14:paraId="0B595B6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7E1357B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CV events: 4.4% (TI) vs 8.6% (UC), OR=0.49. Net savings: $1,900/patient over 5 years (ROI 126%)</w:t>
            </w:r>
          </w:p>
        </w:tc>
        <w:tc>
          <w:tcPr>
            <w:tcW w:w="3969" w:type="dxa"/>
            <w:shd w:val="clear" w:color="auto" w:fill="FFFFFF" w:themeFill="background1"/>
            <w:tcMar>
              <w:top w:w="60" w:type="dxa"/>
              <w:left w:w="100" w:type="dxa"/>
              <w:bottom w:w="60" w:type="dxa"/>
              <w:right w:w="100" w:type="dxa"/>
            </w:tcMar>
          </w:tcPr>
          <w:p w14:paraId="47186876"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Small single-site trial  CV event reduction not statistically significant  high intervention costs</w:t>
            </w:r>
          </w:p>
        </w:tc>
      </w:tr>
      <w:tr w:rsidR="00F67333" w:rsidRPr="00E86366" w14:paraId="01BBF251" w14:textId="77777777" w:rsidTr="0041021C">
        <w:tc>
          <w:tcPr>
            <w:tcW w:w="1702" w:type="dxa"/>
            <w:shd w:val="clear" w:color="auto" w:fill="FFFFFF" w:themeFill="background1"/>
            <w:tcMar>
              <w:top w:w="60" w:type="dxa"/>
              <w:left w:w="100" w:type="dxa"/>
              <w:bottom w:w="60" w:type="dxa"/>
              <w:right w:w="100" w:type="dxa"/>
            </w:tcMar>
          </w:tcPr>
          <w:p w14:paraId="4CFF2EEC"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Marklund et al. (2020)</w:t>
            </w:r>
          </w:p>
        </w:tc>
        <w:tc>
          <w:tcPr>
            <w:tcW w:w="3969" w:type="dxa"/>
            <w:shd w:val="clear" w:color="auto" w:fill="FFFFFF" w:themeFill="background1"/>
            <w:tcMar>
              <w:top w:w="60" w:type="dxa"/>
              <w:left w:w="100" w:type="dxa"/>
              <w:bottom w:w="60" w:type="dxa"/>
              <w:right w:w="100" w:type="dxa"/>
            </w:tcMar>
          </w:tcPr>
          <w:p w14:paraId="74B7E2E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Pre-intervention SBP  SBP effect on CVD/CKD risk  CVD/CKD burden  CKD prevalence by stage  CVD mortality HR in CKD  potassium intake and serum effect</w:t>
            </w:r>
          </w:p>
        </w:tc>
        <w:tc>
          <w:tcPr>
            <w:tcW w:w="2551" w:type="dxa"/>
            <w:shd w:val="clear" w:color="auto" w:fill="FFFFFF" w:themeFill="background1"/>
            <w:tcMar>
              <w:top w:w="60" w:type="dxa"/>
              <w:left w:w="100" w:type="dxa"/>
              <w:bottom w:w="60" w:type="dxa"/>
              <w:right w:w="100" w:type="dxa"/>
            </w:tcMar>
          </w:tcPr>
          <w:p w14:paraId="4D89C47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3941DFD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~461,000 CVD deaths prevented/year (11%)  ~7.9M DALYs saved  ~11,000 additional CKD hyperkalaemia deaths  net: ~450,000 fewer CVD deaths</w:t>
            </w:r>
          </w:p>
        </w:tc>
        <w:tc>
          <w:tcPr>
            <w:tcW w:w="3969" w:type="dxa"/>
            <w:shd w:val="clear" w:color="auto" w:fill="FFFFFF" w:themeFill="background1"/>
            <w:tcMar>
              <w:top w:w="60" w:type="dxa"/>
              <w:left w:w="100" w:type="dxa"/>
              <w:bottom w:w="60" w:type="dxa"/>
              <w:right w:w="100" w:type="dxa"/>
            </w:tcMar>
          </w:tcPr>
          <w:p w14:paraId="2F343AA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BP estimates from stroke/hypertensive patients only  CEA not conducted  no time component or recurring events modelled</w:t>
            </w:r>
          </w:p>
        </w:tc>
      </w:tr>
      <w:tr w:rsidR="00F67333" w:rsidRPr="00E86366" w14:paraId="380D6DB3" w14:textId="77777777" w:rsidTr="0041021C">
        <w:tc>
          <w:tcPr>
            <w:tcW w:w="1702" w:type="dxa"/>
            <w:shd w:val="clear" w:color="auto" w:fill="FFFFFF" w:themeFill="background1"/>
            <w:tcMar>
              <w:top w:w="60" w:type="dxa"/>
              <w:left w:w="100" w:type="dxa"/>
              <w:bottom w:w="60" w:type="dxa"/>
              <w:right w:w="100" w:type="dxa"/>
            </w:tcMar>
          </w:tcPr>
          <w:p w14:paraId="4EAD15A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Mekonnen et al. (2013)</w:t>
            </w:r>
          </w:p>
        </w:tc>
        <w:tc>
          <w:tcPr>
            <w:tcW w:w="3969" w:type="dxa"/>
            <w:shd w:val="clear" w:color="auto" w:fill="FFFFFF" w:themeFill="background1"/>
            <w:tcMar>
              <w:top w:w="60" w:type="dxa"/>
              <w:left w:w="100" w:type="dxa"/>
              <w:bottom w:w="60" w:type="dxa"/>
              <w:right w:w="100" w:type="dxa"/>
            </w:tcMar>
          </w:tcPr>
          <w:p w14:paraId="6125336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SSB serving size  caloric compensation  RR of diabetes per ≥1 SSB/day  BMI effects on SBP, cholesterol, diabetes  price elasticity</w:t>
            </w:r>
          </w:p>
        </w:tc>
        <w:tc>
          <w:tcPr>
            <w:tcW w:w="2551" w:type="dxa"/>
            <w:shd w:val="clear" w:color="auto" w:fill="FFFFFF" w:themeFill="background1"/>
            <w:tcMar>
              <w:top w:w="60" w:type="dxa"/>
              <w:left w:w="100" w:type="dxa"/>
              <w:bottom w:w="60" w:type="dxa"/>
              <w:right w:w="100" w:type="dxa"/>
            </w:tcMar>
          </w:tcPr>
          <w:p w14:paraId="6B3136E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Greater benefits for African Americans, Mexican Americans, and low-income populations</w:t>
            </w:r>
          </w:p>
        </w:tc>
        <w:tc>
          <w:tcPr>
            <w:tcW w:w="3261" w:type="dxa"/>
            <w:shd w:val="clear" w:color="auto" w:fill="FFFFFF" w:themeFill="background1"/>
            <w:tcMar>
              <w:top w:w="60" w:type="dxa"/>
              <w:left w:w="100" w:type="dxa"/>
              <w:bottom w:w="60" w:type="dxa"/>
              <w:right w:w="100" w:type="dxa"/>
            </w:tcMar>
          </w:tcPr>
          <w:p w14:paraId="5A132E6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10–20% SSB reduction: 12,000–23,000 fewer incident diabetes cases (1.8–3.4%) over 10 years  50% reduction: 53,000 fewer cases (8.0%)</w:t>
            </w:r>
          </w:p>
        </w:tc>
        <w:tc>
          <w:tcPr>
            <w:tcW w:w="3969" w:type="dxa"/>
            <w:shd w:val="clear" w:color="auto" w:fill="FFFFFF" w:themeFill="background1"/>
            <w:tcMar>
              <w:top w:w="60" w:type="dxa"/>
              <w:left w:w="100" w:type="dxa"/>
              <w:bottom w:w="60" w:type="dxa"/>
              <w:right w:w="100" w:type="dxa"/>
            </w:tcMar>
          </w:tcPr>
          <w:p w14:paraId="2CE7149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SSB-health links from observational data  self-reported SSB intake  societal costs and lipid effects excluded</w:t>
            </w:r>
          </w:p>
        </w:tc>
      </w:tr>
      <w:tr w:rsidR="00F67333" w:rsidRPr="00E86366" w14:paraId="16B88E23" w14:textId="77777777" w:rsidTr="0041021C">
        <w:tc>
          <w:tcPr>
            <w:tcW w:w="1702" w:type="dxa"/>
            <w:shd w:val="clear" w:color="auto" w:fill="FFFFFF" w:themeFill="background1"/>
            <w:tcMar>
              <w:top w:w="60" w:type="dxa"/>
              <w:left w:w="100" w:type="dxa"/>
              <w:bottom w:w="60" w:type="dxa"/>
              <w:right w:w="100" w:type="dxa"/>
            </w:tcMar>
          </w:tcPr>
          <w:p w14:paraId="17E18CD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Murray et al. (2003)</w:t>
            </w:r>
          </w:p>
        </w:tc>
        <w:tc>
          <w:tcPr>
            <w:tcW w:w="3969" w:type="dxa"/>
            <w:shd w:val="clear" w:color="auto" w:fill="FFFFFF" w:themeFill="background1"/>
            <w:tcMar>
              <w:top w:w="60" w:type="dxa"/>
              <w:left w:w="100" w:type="dxa"/>
              <w:bottom w:w="60" w:type="dxa"/>
              <w:right w:w="100" w:type="dxa"/>
            </w:tcMar>
          </w:tcPr>
          <w:p w14:paraId="42E459E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Mass media education  salt reduction  cholesterol and BP treatment (2 thresholds each)  absolute CVD risk-based treatment (4 thresholds)</w:t>
            </w:r>
          </w:p>
        </w:tc>
        <w:tc>
          <w:tcPr>
            <w:tcW w:w="2551" w:type="dxa"/>
            <w:shd w:val="clear" w:color="auto" w:fill="FFFFFF" w:themeFill="background1"/>
            <w:tcMar>
              <w:top w:w="60" w:type="dxa"/>
              <w:left w:w="100" w:type="dxa"/>
              <w:bottom w:w="60" w:type="dxa"/>
              <w:right w:w="100" w:type="dxa"/>
            </w:tcMar>
          </w:tcPr>
          <w:p w14:paraId="4D592E2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714BB1E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Non-personal interventions: &gt;21 million DALYs averted/year globally. Combination treatment (&gt;35% 10-year risk): 63 million additional DALYs averted/year.</w:t>
            </w:r>
          </w:p>
        </w:tc>
        <w:tc>
          <w:tcPr>
            <w:tcW w:w="3969" w:type="dxa"/>
            <w:shd w:val="clear" w:color="auto" w:fill="FFFFFF" w:themeFill="background1"/>
            <w:tcMar>
              <w:top w:w="60" w:type="dxa"/>
              <w:left w:w="100" w:type="dxa"/>
              <w:bottom w:w="60" w:type="dxa"/>
              <w:right w:w="100" w:type="dxa"/>
            </w:tcMar>
          </w:tcPr>
          <w:p w14:paraId="7FF5E0A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Mass-media effect estimates from high-income settings  salt reduction benefits debated  long-term compliance uncertain</w:t>
            </w:r>
          </w:p>
        </w:tc>
      </w:tr>
      <w:tr w:rsidR="00F67333" w:rsidRPr="00E86366" w14:paraId="647A228F" w14:textId="77777777" w:rsidTr="0041021C">
        <w:tc>
          <w:tcPr>
            <w:tcW w:w="1702" w:type="dxa"/>
            <w:shd w:val="clear" w:color="auto" w:fill="FFFFFF" w:themeFill="background1"/>
            <w:tcMar>
              <w:top w:w="60" w:type="dxa"/>
              <w:left w:w="100" w:type="dxa"/>
              <w:bottom w:w="60" w:type="dxa"/>
              <w:right w:w="100" w:type="dxa"/>
            </w:tcMar>
          </w:tcPr>
          <w:p w14:paraId="2414938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Peñaloza-Ramos et al. (2018)</w:t>
            </w:r>
          </w:p>
        </w:tc>
        <w:tc>
          <w:tcPr>
            <w:tcW w:w="3969" w:type="dxa"/>
            <w:shd w:val="clear" w:color="auto" w:fill="FFFFFF" w:themeFill="background1"/>
            <w:tcMar>
              <w:top w:w="60" w:type="dxa"/>
              <w:left w:w="100" w:type="dxa"/>
              <w:bottom w:w="60" w:type="dxa"/>
              <w:right w:w="100" w:type="dxa"/>
            </w:tcMar>
          </w:tcPr>
          <w:p w14:paraId="446D0A1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CVD, HF, MI, stroke, TIA, UA health states  TASMIN-SR trial transition probabilities</w:t>
            </w:r>
          </w:p>
        </w:tc>
        <w:tc>
          <w:tcPr>
            <w:tcW w:w="2551" w:type="dxa"/>
            <w:shd w:val="clear" w:color="auto" w:fill="FFFFFF" w:themeFill="background1"/>
            <w:tcMar>
              <w:top w:w="60" w:type="dxa"/>
              <w:left w:w="100" w:type="dxa"/>
              <w:bottom w:w="60" w:type="dxa"/>
              <w:right w:w="100" w:type="dxa"/>
            </w:tcMar>
          </w:tcPr>
          <w:p w14:paraId="2629295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1422BFC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Self-management dominant across all four model structures. EVPI substantially reduced for Model 1.</w:t>
            </w:r>
          </w:p>
        </w:tc>
        <w:tc>
          <w:tcPr>
            <w:tcW w:w="3969" w:type="dxa"/>
            <w:shd w:val="clear" w:color="auto" w:fill="FFFFFF" w:themeFill="background1"/>
            <w:tcMar>
              <w:top w:w="60" w:type="dxa"/>
              <w:left w:w="100" w:type="dxa"/>
              <w:bottom w:w="60" w:type="dxa"/>
              <w:right w:w="100" w:type="dxa"/>
            </w:tcMar>
          </w:tcPr>
          <w:p w14:paraId="1424D7D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Limited to cohort Markov models  no formal methods to assess model plausibility</w:t>
            </w:r>
          </w:p>
        </w:tc>
      </w:tr>
      <w:tr w:rsidR="00F67333" w:rsidRPr="00E86366" w14:paraId="61106598" w14:textId="77777777" w:rsidTr="0041021C">
        <w:tc>
          <w:tcPr>
            <w:tcW w:w="1702" w:type="dxa"/>
            <w:shd w:val="clear" w:color="auto" w:fill="FFFFFF" w:themeFill="background1"/>
            <w:tcMar>
              <w:top w:w="60" w:type="dxa"/>
              <w:left w:w="100" w:type="dxa"/>
              <w:bottom w:w="60" w:type="dxa"/>
              <w:right w:w="100" w:type="dxa"/>
            </w:tcMar>
          </w:tcPr>
          <w:p w14:paraId="7B55667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Peñaloza-Ramos et al. (2016)</w:t>
            </w:r>
          </w:p>
        </w:tc>
        <w:tc>
          <w:tcPr>
            <w:tcW w:w="3969" w:type="dxa"/>
            <w:shd w:val="clear" w:color="auto" w:fill="FFFFFF" w:themeFill="background1"/>
            <w:tcMar>
              <w:top w:w="60" w:type="dxa"/>
              <w:left w:w="100" w:type="dxa"/>
              <w:bottom w:w="60" w:type="dxa"/>
              <w:right w:w="100" w:type="dxa"/>
            </w:tcMar>
          </w:tcPr>
          <w:p w14:paraId="164924F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SBP reduction at 6 and 12 months  annual transition probabilities for stroke, MI, UA (DM, CKD, prior stroke, CHD subgroups)</w:t>
            </w:r>
          </w:p>
        </w:tc>
        <w:tc>
          <w:tcPr>
            <w:tcW w:w="2551" w:type="dxa"/>
            <w:shd w:val="clear" w:color="auto" w:fill="FFFFFF" w:themeFill="background1"/>
            <w:tcMar>
              <w:top w:w="60" w:type="dxa"/>
              <w:left w:w="100" w:type="dxa"/>
              <w:bottom w:w="60" w:type="dxa"/>
              <w:right w:w="100" w:type="dxa"/>
            </w:tcMar>
          </w:tcPr>
          <w:p w14:paraId="0F1D19F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6A7AC018"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Self-management dominant for men and women. 99% cost-effective at £20,000/QALY  97% at £10,000/QALY.</w:t>
            </w:r>
          </w:p>
        </w:tc>
        <w:tc>
          <w:tcPr>
            <w:tcW w:w="3969" w:type="dxa"/>
            <w:shd w:val="clear" w:color="auto" w:fill="FFFFFF" w:themeFill="background1"/>
            <w:tcMar>
              <w:top w:w="60" w:type="dxa"/>
              <w:left w:w="100" w:type="dxa"/>
              <w:bottom w:w="60" w:type="dxa"/>
              <w:right w:w="100" w:type="dxa"/>
            </w:tcMar>
          </w:tcPr>
          <w:p w14:paraId="022859F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Trial participants may differ from non-participants  subsequent CVD events not modelled</w:t>
            </w:r>
          </w:p>
        </w:tc>
      </w:tr>
      <w:tr w:rsidR="00F67333" w:rsidRPr="00E86366" w14:paraId="7A349E4A" w14:textId="77777777" w:rsidTr="0041021C">
        <w:tc>
          <w:tcPr>
            <w:tcW w:w="1702" w:type="dxa"/>
            <w:shd w:val="clear" w:color="auto" w:fill="FFFFFF" w:themeFill="background1"/>
            <w:tcMar>
              <w:top w:w="60" w:type="dxa"/>
              <w:left w:w="100" w:type="dxa"/>
              <w:bottom w:w="60" w:type="dxa"/>
              <w:right w:w="100" w:type="dxa"/>
            </w:tcMar>
          </w:tcPr>
          <w:p w14:paraId="6F1FD20C"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lastRenderedPageBreak/>
              <w:t>Stevanović et al. (2014)</w:t>
            </w:r>
          </w:p>
        </w:tc>
        <w:tc>
          <w:tcPr>
            <w:tcW w:w="3969" w:type="dxa"/>
            <w:shd w:val="clear" w:color="auto" w:fill="FFFFFF" w:themeFill="background1"/>
            <w:tcMar>
              <w:top w:w="60" w:type="dxa"/>
              <w:left w:w="100" w:type="dxa"/>
              <w:bottom w:w="60" w:type="dxa"/>
              <w:right w:w="100" w:type="dxa"/>
            </w:tcMar>
          </w:tcPr>
          <w:p w14:paraId="32CA1AD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CVD incidence (stroke, MI, HF, unstable angina)  SBP reduction from HCT 25mg  adherence  drug costs  GP visits  discount rates  life expectancy</w:t>
            </w:r>
          </w:p>
        </w:tc>
        <w:tc>
          <w:tcPr>
            <w:tcW w:w="2551" w:type="dxa"/>
            <w:shd w:val="clear" w:color="auto" w:fill="FFFFFF" w:themeFill="background1"/>
            <w:tcMar>
              <w:top w:w="60" w:type="dxa"/>
              <w:left w:w="100" w:type="dxa"/>
              <w:bottom w:w="60" w:type="dxa"/>
              <w:right w:w="100" w:type="dxa"/>
            </w:tcMar>
          </w:tcPr>
          <w:p w14:paraId="0E743C9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ICERs by age and sex: men €6,032–58,217/LYG  women €12,345–361,064/LYG at 10-year horizon</w:t>
            </w:r>
          </w:p>
        </w:tc>
        <w:tc>
          <w:tcPr>
            <w:tcW w:w="3261" w:type="dxa"/>
            <w:shd w:val="clear" w:color="auto" w:fill="FFFFFF" w:themeFill="background1"/>
            <w:tcMar>
              <w:top w:w="60" w:type="dxa"/>
              <w:left w:w="100" w:type="dxa"/>
              <w:bottom w:w="60" w:type="dxa"/>
              <w:right w:w="100" w:type="dxa"/>
            </w:tcMar>
          </w:tcPr>
          <w:p w14:paraId="1C4627B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ICERs at 10-year horizon (men and women by age and SBP). Lifetime estimates more favourable for both sexes.</w:t>
            </w:r>
          </w:p>
        </w:tc>
        <w:tc>
          <w:tcPr>
            <w:tcW w:w="3969" w:type="dxa"/>
            <w:shd w:val="clear" w:color="auto" w:fill="FFFFFF" w:themeFill="background1"/>
            <w:tcMar>
              <w:top w:w="60" w:type="dxa"/>
              <w:left w:w="100" w:type="dxa"/>
              <w:bottom w:w="60" w:type="dxa"/>
              <w:right w:w="100" w:type="dxa"/>
            </w:tcMar>
          </w:tcPr>
          <w:p w14:paraId="4A6E07F8"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SCORE predicts CVD mortality only  instant SBP reduction assumed  adverse drug effects excluded  societal costs excluded</w:t>
            </w:r>
          </w:p>
        </w:tc>
      </w:tr>
      <w:tr w:rsidR="00F67333" w:rsidRPr="00E86366" w14:paraId="2915CE0C" w14:textId="77777777" w:rsidTr="0041021C">
        <w:tc>
          <w:tcPr>
            <w:tcW w:w="1702" w:type="dxa"/>
            <w:shd w:val="clear" w:color="auto" w:fill="FFFFFF" w:themeFill="background1"/>
            <w:tcMar>
              <w:top w:w="60" w:type="dxa"/>
              <w:left w:w="100" w:type="dxa"/>
              <w:bottom w:w="60" w:type="dxa"/>
              <w:right w:w="100" w:type="dxa"/>
            </w:tcMar>
          </w:tcPr>
          <w:p w14:paraId="3453053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Wang et al. (2016)</w:t>
            </w:r>
          </w:p>
        </w:tc>
        <w:tc>
          <w:tcPr>
            <w:tcW w:w="3969" w:type="dxa"/>
            <w:shd w:val="clear" w:color="auto" w:fill="FFFFFF" w:themeFill="background1"/>
            <w:tcMar>
              <w:top w:w="60" w:type="dxa"/>
              <w:left w:w="100" w:type="dxa"/>
              <w:bottom w:w="60" w:type="dxa"/>
              <w:right w:w="100" w:type="dxa"/>
            </w:tcMar>
          </w:tcPr>
          <w:p w14:paraId="6FFAD7B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Population size  CVD risk factor distributions  CHD and stroke incidence, case fatality, and mortality  stratified by age group, sex, and region</w:t>
            </w:r>
          </w:p>
        </w:tc>
        <w:tc>
          <w:tcPr>
            <w:tcW w:w="2551" w:type="dxa"/>
            <w:shd w:val="clear" w:color="auto" w:fill="FFFFFF" w:themeFill="background1"/>
            <w:tcMar>
              <w:top w:w="60" w:type="dxa"/>
              <w:left w:w="100" w:type="dxa"/>
              <w:bottom w:w="60" w:type="dxa"/>
              <w:right w:w="100" w:type="dxa"/>
            </w:tcMar>
          </w:tcPr>
          <w:p w14:paraId="0532095C"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6B9DB05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Annual CVD events prevented  CVD incidence and mortality reductions  QALYs gained  treatment costs saved</w:t>
            </w:r>
          </w:p>
        </w:tc>
        <w:tc>
          <w:tcPr>
            <w:tcW w:w="3969" w:type="dxa"/>
            <w:shd w:val="clear" w:color="auto" w:fill="FFFFFF" w:themeFill="background1"/>
            <w:tcMar>
              <w:top w:w="60" w:type="dxa"/>
              <w:left w:w="100" w:type="dxa"/>
              <w:bottom w:w="60" w:type="dxa"/>
              <w:right w:w="100" w:type="dxa"/>
            </w:tcMar>
          </w:tcPr>
          <w:p w14:paraId="1B83C47E"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BP-lowering effects may be overestimated in normotensives  intervention investment costs excluded</w:t>
            </w:r>
          </w:p>
        </w:tc>
      </w:tr>
      <w:tr w:rsidR="00F67333" w:rsidRPr="00E86366" w14:paraId="15BFAABD" w14:textId="77777777" w:rsidTr="0041021C">
        <w:tc>
          <w:tcPr>
            <w:tcW w:w="1702" w:type="dxa"/>
            <w:shd w:val="clear" w:color="auto" w:fill="FFFFFF" w:themeFill="background1"/>
            <w:tcMar>
              <w:top w:w="60" w:type="dxa"/>
              <w:left w:w="100" w:type="dxa"/>
              <w:bottom w:w="60" w:type="dxa"/>
              <w:right w:w="100" w:type="dxa"/>
            </w:tcMar>
          </w:tcPr>
          <w:p w14:paraId="25DE4921"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Wu et al. (2022)</w:t>
            </w:r>
          </w:p>
        </w:tc>
        <w:tc>
          <w:tcPr>
            <w:tcW w:w="3969" w:type="dxa"/>
            <w:shd w:val="clear" w:color="auto" w:fill="FFFFFF" w:themeFill="background1"/>
            <w:tcMar>
              <w:top w:w="60" w:type="dxa"/>
              <w:left w:w="100" w:type="dxa"/>
              <w:bottom w:w="60" w:type="dxa"/>
              <w:right w:w="100" w:type="dxa"/>
            </w:tcMar>
          </w:tcPr>
          <w:p w14:paraId="5BA836D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Height, weight, BP, blood glucose, TG, cholesterol, creatinine, uric acid  age, sex, smoking history</w:t>
            </w:r>
          </w:p>
        </w:tc>
        <w:tc>
          <w:tcPr>
            <w:tcW w:w="2551" w:type="dxa"/>
            <w:shd w:val="clear" w:color="auto" w:fill="FFFFFF" w:themeFill="background1"/>
            <w:tcMar>
              <w:top w:w="60" w:type="dxa"/>
              <w:left w:w="100" w:type="dxa"/>
              <w:bottom w:w="60" w:type="dxa"/>
              <w:right w:w="100" w:type="dxa"/>
            </w:tcMar>
          </w:tcPr>
          <w:p w14:paraId="5F4C339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Increasing age, BMI, cholesterol, TG as risk factors for BP progression in males (HR: 1.04–2.53)</w:t>
            </w:r>
          </w:p>
        </w:tc>
        <w:tc>
          <w:tcPr>
            <w:tcW w:w="3261" w:type="dxa"/>
            <w:shd w:val="clear" w:color="auto" w:fill="FFFFFF" w:themeFill="background1"/>
            <w:tcMar>
              <w:top w:w="60" w:type="dxa"/>
              <w:left w:w="100" w:type="dxa"/>
              <w:bottom w:w="60" w:type="dxa"/>
              <w:right w:w="100" w:type="dxa"/>
            </w:tcMar>
          </w:tcPr>
          <w:p w14:paraId="0962FF4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1-year P(normal</w:t>
            </w:r>
            <w:r w:rsidRPr="00E86366">
              <w:rPr>
                <w:rFonts w:ascii="Arial" w:eastAsia="Arial" w:hAnsi="Arial" w:cs="Arial"/>
                <w:sz w:val="18"/>
                <w:szCs w:val="18"/>
              </w:rPr>
              <w:t>→</w:t>
            </w:r>
            <w:r w:rsidRPr="00E86366">
              <w:rPr>
                <w:rFonts w:ascii="Abadi ExtraLight" w:eastAsia="Arial" w:hAnsi="Abadi ExtraLight" w:cs="Arial"/>
                <w:sz w:val="18"/>
                <w:szCs w:val="18"/>
              </w:rPr>
              <w:t>hypertension): 4.60% male, 2.13% female  3-year: 20.27% male, 7.98% female</w:t>
            </w:r>
          </w:p>
        </w:tc>
        <w:tc>
          <w:tcPr>
            <w:tcW w:w="3969" w:type="dxa"/>
            <w:shd w:val="clear" w:color="auto" w:fill="FFFFFF" w:themeFill="background1"/>
            <w:tcMar>
              <w:top w:w="60" w:type="dxa"/>
              <w:left w:w="100" w:type="dxa"/>
              <w:bottom w:w="60" w:type="dxa"/>
              <w:right w:w="100" w:type="dxa"/>
            </w:tcMar>
          </w:tcPr>
          <w:p w14:paraId="35E7B962"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Single-workplace recruitment (selection bias)  hypertensive state treated as absorbing</w:t>
            </w:r>
          </w:p>
        </w:tc>
      </w:tr>
      <w:tr w:rsidR="00F67333" w:rsidRPr="00E86366" w14:paraId="01A96DE2" w14:textId="77777777" w:rsidTr="0041021C">
        <w:tc>
          <w:tcPr>
            <w:tcW w:w="1702" w:type="dxa"/>
            <w:shd w:val="clear" w:color="auto" w:fill="FFFFFF" w:themeFill="background1"/>
            <w:tcMar>
              <w:top w:w="60" w:type="dxa"/>
              <w:left w:w="100" w:type="dxa"/>
              <w:bottom w:w="60" w:type="dxa"/>
              <w:right w:w="100" w:type="dxa"/>
            </w:tcMar>
          </w:tcPr>
          <w:p w14:paraId="79F2B75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Xie et al. (2021)</w:t>
            </w:r>
          </w:p>
        </w:tc>
        <w:tc>
          <w:tcPr>
            <w:tcW w:w="3969" w:type="dxa"/>
            <w:shd w:val="clear" w:color="auto" w:fill="FFFFFF" w:themeFill="background1"/>
            <w:tcMar>
              <w:top w:w="60" w:type="dxa"/>
              <w:left w:w="100" w:type="dxa"/>
              <w:bottom w:w="60" w:type="dxa"/>
              <w:right w:w="100" w:type="dxa"/>
            </w:tcMar>
          </w:tcPr>
          <w:p w14:paraId="6F70D6A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Population age  hypertension prevalence  GDP/capita  EPHS coverage  RR per 10 mmHg SBP reduction  incidence/mortality rates  per-person costs  utility values</w:t>
            </w:r>
          </w:p>
        </w:tc>
        <w:tc>
          <w:tcPr>
            <w:tcW w:w="2551" w:type="dxa"/>
            <w:shd w:val="clear" w:color="auto" w:fill="FFFFFF" w:themeFill="background1"/>
            <w:tcMar>
              <w:top w:w="60" w:type="dxa"/>
              <w:left w:w="100" w:type="dxa"/>
              <w:bottom w:w="60" w:type="dxa"/>
              <w:right w:w="100" w:type="dxa"/>
            </w:tcMar>
          </w:tcPr>
          <w:p w14:paraId="56E6BDB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6D0936F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97,100 fewer MI cases and 215,600 fewer stroke cases over 10 years  $2,131/QALY saved</w:t>
            </w:r>
          </w:p>
        </w:tc>
        <w:tc>
          <w:tcPr>
            <w:tcW w:w="3969" w:type="dxa"/>
            <w:shd w:val="clear" w:color="auto" w:fill="FFFFFF" w:themeFill="background1"/>
            <w:tcMar>
              <w:top w:w="60" w:type="dxa"/>
              <w:left w:w="100" w:type="dxa"/>
              <w:bottom w:w="60" w:type="dxa"/>
              <w:right w:w="100" w:type="dxa"/>
            </w:tcMar>
          </w:tcPr>
          <w:p w14:paraId="158DF2D4"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 xml:space="preserve">Assumes simulation only needed after favourable econometric results </w:t>
            </w:r>
            <w:del w:id="427" w:author="Shiva Mishra" w:date="2026-04-14T10:44:00Z" w16du:dateUtc="2026-04-14T00:44:00Z">
              <w:r w:rsidRPr="00E86366" w:rsidDel="000269CD">
                <w:rPr>
                  <w:rFonts w:ascii="Abadi ExtraLight" w:eastAsia="Arial" w:hAnsi="Abadi ExtraLight" w:cs="Arial"/>
                  <w:sz w:val="18"/>
                  <w:szCs w:val="18"/>
                </w:rPr>
                <w:delText xml:space="preserve"> </w:delText>
              </w:r>
            </w:del>
            <w:r w:rsidRPr="00E86366">
              <w:rPr>
                <w:rFonts w:ascii="Abadi ExtraLight" w:eastAsia="Arial" w:hAnsi="Abadi ExtraLight" w:cs="Arial"/>
                <w:sz w:val="18"/>
                <w:szCs w:val="18"/>
              </w:rPr>
              <w:t>delayed benefits may be overlooked</w:t>
            </w:r>
          </w:p>
        </w:tc>
      </w:tr>
      <w:tr w:rsidR="00F67333" w:rsidRPr="00E86366" w14:paraId="36AC6762" w14:textId="77777777" w:rsidTr="0041021C">
        <w:tc>
          <w:tcPr>
            <w:tcW w:w="1702" w:type="dxa"/>
            <w:shd w:val="clear" w:color="auto" w:fill="FFFFFF" w:themeFill="background1"/>
            <w:tcMar>
              <w:top w:w="60" w:type="dxa"/>
              <w:left w:w="100" w:type="dxa"/>
              <w:bottom w:w="60" w:type="dxa"/>
              <w:right w:w="100" w:type="dxa"/>
            </w:tcMar>
          </w:tcPr>
          <w:p w14:paraId="1D5AC73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Yosefy et al. (2009)</w:t>
            </w:r>
          </w:p>
        </w:tc>
        <w:tc>
          <w:tcPr>
            <w:tcW w:w="3969" w:type="dxa"/>
            <w:shd w:val="clear" w:color="auto" w:fill="FFFFFF" w:themeFill="background1"/>
            <w:tcMar>
              <w:top w:w="60" w:type="dxa"/>
              <w:left w:w="100" w:type="dxa"/>
              <w:bottom w:w="60" w:type="dxa"/>
              <w:right w:w="100" w:type="dxa"/>
            </w:tcMar>
          </w:tcPr>
          <w:p w14:paraId="3E98425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Age, sex, BMI, SBP, DBP, glucose, triglycerides, LDL-c, HDL-c</w:t>
            </w:r>
          </w:p>
        </w:tc>
        <w:tc>
          <w:tcPr>
            <w:tcW w:w="2551" w:type="dxa"/>
            <w:shd w:val="clear" w:color="auto" w:fill="FFFFFF" w:themeFill="background1"/>
            <w:tcMar>
              <w:top w:w="60" w:type="dxa"/>
              <w:left w:w="100" w:type="dxa"/>
              <w:bottom w:w="60" w:type="dxa"/>
              <w:right w:w="100" w:type="dxa"/>
            </w:tcMar>
          </w:tcPr>
          <w:p w14:paraId="723615D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10-year AMI risk: 13.8% (males) and 3.9% (females). Post-treatment reduction: 11.2% in males, 14.7% in females.</w:t>
            </w:r>
          </w:p>
        </w:tc>
        <w:tc>
          <w:tcPr>
            <w:tcW w:w="3261" w:type="dxa"/>
            <w:shd w:val="clear" w:color="auto" w:fill="FFFFFF" w:themeFill="background1"/>
            <w:tcMar>
              <w:top w:w="60" w:type="dxa"/>
              <w:left w:w="100" w:type="dxa"/>
              <w:bottom w:w="60" w:type="dxa"/>
              <w:right w:w="100" w:type="dxa"/>
            </w:tcMar>
          </w:tcPr>
          <w:p w14:paraId="1FF1AEB5"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Health service cost savings: $977,993  602 QALYs gained</w:t>
            </w:r>
          </w:p>
        </w:tc>
        <w:tc>
          <w:tcPr>
            <w:tcW w:w="3969" w:type="dxa"/>
            <w:shd w:val="clear" w:color="auto" w:fill="FFFFFF" w:themeFill="background1"/>
            <w:tcMar>
              <w:top w:w="60" w:type="dxa"/>
              <w:left w:w="100" w:type="dxa"/>
              <w:bottom w:w="60" w:type="dxa"/>
              <w:right w:w="100" w:type="dxa"/>
            </w:tcMar>
          </w:tcPr>
          <w:p w14:paraId="15C80D21"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 xml:space="preserve">Non-randomised physician selection  no central laboratory </w:t>
            </w:r>
            <w:del w:id="428" w:author="Shiva Mishra" w:date="2026-04-14T10:44:00Z" w16du:dateUtc="2026-04-14T00:44:00Z">
              <w:r w:rsidRPr="00E86366" w:rsidDel="000269CD">
                <w:rPr>
                  <w:rFonts w:ascii="Abadi ExtraLight" w:eastAsia="Arial" w:hAnsi="Abadi ExtraLight" w:cs="Arial"/>
                  <w:sz w:val="18"/>
                  <w:szCs w:val="18"/>
                </w:rPr>
                <w:delText xml:space="preserve"> </w:delText>
              </w:r>
            </w:del>
            <w:r w:rsidRPr="00E86366">
              <w:rPr>
                <w:rFonts w:ascii="Abadi ExtraLight" w:eastAsia="Arial" w:hAnsi="Abadi ExtraLight" w:cs="Arial"/>
                <w:sz w:val="18"/>
                <w:szCs w:val="18"/>
              </w:rPr>
              <w:t>monetary estimates may vary</w:t>
            </w:r>
          </w:p>
        </w:tc>
      </w:tr>
      <w:tr w:rsidR="00F67333" w:rsidRPr="00E86366" w14:paraId="36040805" w14:textId="77777777" w:rsidTr="0041021C">
        <w:tc>
          <w:tcPr>
            <w:tcW w:w="1702" w:type="dxa"/>
            <w:shd w:val="clear" w:color="auto" w:fill="FFFFFF" w:themeFill="background1"/>
            <w:tcMar>
              <w:top w:w="60" w:type="dxa"/>
              <w:left w:w="100" w:type="dxa"/>
              <w:bottom w:w="60" w:type="dxa"/>
              <w:right w:w="100" w:type="dxa"/>
            </w:tcMar>
          </w:tcPr>
          <w:p w14:paraId="156CCC4D"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Yosefy et al. (2007)</w:t>
            </w:r>
          </w:p>
        </w:tc>
        <w:tc>
          <w:tcPr>
            <w:tcW w:w="3969" w:type="dxa"/>
            <w:shd w:val="clear" w:color="auto" w:fill="FFFFFF" w:themeFill="background1"/>
            <w:tcMar>
              <w:top w:w="60" w:type="dxa"/>
              <w:left w:w="100" w:type="dxa"/>
              <w:bottom w:w="60" w:type="dxa"/>
              <w:right w:w="100" w:type="dxa"/>
            </w:tcMar>
          </w:tcPr>
          <w:p w14:paraId="09E6540F"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Unit treatment costs  epidemiological, treatment efficacy, and demographic inputs  DALYs lost from hypertension-related morbidity and mortality</w:t>
            </w:r>
          </w:p>
        </w:tc>
        <w:tc>
          <w:tcPr>
            <w:tcW w:w="2551" w:type="dxa"/>
            <w:shd w:val="clear" w:color="auto" w:fill="FFFFFF" w:themeFill="background1"/>
            <w:tcMar>
              <w:top w:w="60" w:type="dxa"/>
              <w:left w:w="100" w:type="dxa"/>
              <w:bottom w:w="60" w:type="dxa"/>
              <w:right w:w="100" w:type="dxa"/>
            </w:tcMar>
          </w:tcPr>
          <w:p w14:paraId="64336BC2"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23B9E70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Annually averted: 8,749 AMIs, 8,134 PVDs, 8,074 CVAs, 2,316 ESRD. Deaths prevented: 2,242. Life-years saved: 5,117. DALYs saved: 18,726.</w:t>
            </w:r>
          </w:p>
        </w:tc>
        <w:tc>
          <w:tcPr>
            <w:tcW w:w="3969" w:type="dxa"/>
            <w:shd w:val="clear" w:color="auto" w:fill="FFFFFF" w:themeFill="background1"/>
            <w:tcMar>
              <w:top w:w="60" w:type="dxa"/>
              <w:left w:w="100" w:type="dxa"/>
              <w:bottom w:w="60" w:type="dxa"/>
              <w:right w:w="100" w:type="dxa"/>
            </w:tcMar>
          </w:tcPr>
          <w:p w14:paraId="2DE14440"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AMI/UAP deaths counted only within 1 year post-hospitalisation  in-hospital stroke deaths only  ESRD from dialysis patients only</w:t>
            </w:r>
          </w:p>
        </w:tc>
      </w:tr>
      <w:tr w:rsidR="00F67333" w:rsidRPr="00E86366" w14:paraId="06773B22" w14:textId="77777777" w:rsidTr="0041021C">
        <w:tc>
          <w:tcPr>
            <w:tcW w:w="1702" w:type="dxa"/>
            <w:shd w:val="clear" w:color="auto" w:fill="FFFFFF" w:themeFill="background1"/>
            <w:tcMar>
              <w:top w:w="60" w:type="dxa"/>
              <w:left w:w="100" w:type="dxa"/>
              <w:bottom w:w="60" w:type="dxa"/>
              <w:right w:w="100" w:type="dxa"/>
            </w:tcMar>
          </w:tcPr>
          <w:p w14:paraId="4AE8295B"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Zhang et al. (2021)</w:t>
            </w:r>
          </w:p>
        </w:tc>
        <w:tc>
          <w:tcPr>
            <w:tcW w:w="3969" w:type="dxa"/>
            <w:shd w:val="clear" w:color="auto" w:fill="FFFFFF" w:themeFill="background1"/>
            <w:tcMar>
              <w:top w:w="60" w:type="dxa"/>
              <w:left w:w="100" w:type="dxa"/>
              <w:bottom w:w="60" w:type="dxa"/>
              <w:right w:w="100" w:type="dxa"/>
            </w:tcMar>
          </w:tcPr>
          <w:p w14:paraId="47875E60"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CVD event/follow-up costs  health service costs by group  CVD event probability by risk  P(fatal event)  QoL weights  QALY difference  RR reduction  discount rate</w:t>
            </w:r>
          </w:p>
        </w:tc>
        <w:tc>
          <w:tcPr>
            <w:tcW w:w="2551" w:type="dxa"/>
            <w:shd w:val="clear" w:color="auto" w:fill="FFFFFF" w:themeFill="background1"/>
            <w:tcMar>
              <w:top w:w="60" w:type="dxa"/>
              <w:left w:w="100" w:type="dxa"/>
              <w:bottom w:w="60" w:type="dxa"/>
              <w:right w:w="100" w:type="dxa"/>
            </w:tcMar>
          </w:tcPr>
          <w:p w14:paraId="2F3C6C4E"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Not stratified</w:t>
            </w:r>
          </w:p>
        </w:tc>
        <w:tc>
          <w:tcPr>
            <w:tcW w:w="3261" w:type="dxa"/>
            <w:shd w:val="clear" w:color="auto" w:fill="FFFFFF" w:themeFill="background1"/>
            <w:tcMar>
              <w:top w:w="60" w:type="dxa"/>
              <w:left w:w="100" w:type="dxa"/>
              <w:bottom w:w="60" w:type="dxa"/>
              <w:right w:w="100" w:type="dxa"/>
            </w:tcMar>
          </w:tcPr>
          <w:p w14:paraId="3C13C799"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HCPIA: 8.42 QALYs, INT $3,096  ICER INT $4,907/QALY. Usual care: 8.29 QALYs, INT $2,473.</w:t>
            </w:r>
          </w:p>
        </w:tc>
        <w:tc>
          <w:tcPr>
            <w:tcW w:w="3969" w:type="dxa"/>
            <w:shd w:val="clear" w:color="auto" w:fill="FFFFFF" w:themeFill="background1"/>
            <w:tcMar>
              <w:top w:w="60" w:type="dxa"/>
              <w:left w:w="100" w:type="dxa"/>
              <w:bottom w:w="60" w:type="dxa"/>
              <w:right w:w="100" w:type="dxa"/>
            </w:tcMar>
          </w:tcPr>
          <w:p w14:paraId="5DDD1B90"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Limited external validity  no long-term Argentine epidemiological data  lifetime benefit extension may be overly optimistic</w:t>
            </w:r>
          </w:p>
        </w:tc>
      </w:tr>
      <w:tr w:rsidR="00F67333" w:rsidRPr="00E86366" w14:paraId="17972CE8" w14:textId="77777777" w:rsidTr="0041021C">
        <w:tc>
          <w:tcPr>
            <w:tcW w:w="1702" w:type="dxa"/>
            <w:shd w:val="clear" w:color="auto" w:fill="FFFFFF" w:themeFill="background1"/>
            <w:tcMar>
              <w:top w:w="60" w:type="dxa"/>
              <w:left w:w="100" w:type="dxa"/>
              <w:bottom w:w="60" w:type="dxa"/>
              <w:right w:w="100" w:type="dxa"/>
            </w:tcMar>
          </w:tcPr>
          <w:p w14:paraId="3345307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Zhou et al. (2024)</w:t>
            </w:r>
          </w:p>
        </w:tc>
        <w:tc>
          <w:tcPr>
            <w:tcW w:w="3969" w:type="dxa"/>
            <w:shd w:val="clear" w:color="auto" w:fill="FFFFFF" w:themeFill="background1"/>
            <w:tcMar>
              <w:top w:w="60" w:type="dxa"/>
              <w:left w:w="100" w:type="dxa"/>
              <w:bottom w:w="60" w:type="dxa"/>
              <w:right w:w="100" w:type="dxa"/>
            </w:tcMar>
          </w:tcPr>
          <w:p w14:paraId="00606FE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CVD incidence rates  hazard ratios of antihypertensive interventions  baseline CVD risk by BP threshold strategy</w:t>
            </w:r>
          </w:p>
        </w:tc>
        <w:tc>
          <w:tcPr>
            <w:tcW w:w="2551" w:type="dxa"/>
            <w:shd w:val="clear" w:color="auto" w:fill="FFFFFF" w:themeFill="background1"/>
            <w:tcMar>
              <w:top w:w="60" w:type="dxa"/>
              <w:left w:w="100" w:type="dxa"/>
              <w:bottom w:w="60" w:type="dxa"/>
              <w:right w:w="100" w:type="dxa"/>
            </w:tcMar>
          </w:tcPr>
          <w:p w14:paraId="0EB13594"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Analyses by initiation threshold (BP ≥130, ≥140, ≥150, ≥160 mmHg)</w:t>
            </w:r>
          </w:p>
        </w:tc>
        <w:tc>
          <w:tcPr>
            <w:tcW w:w="3261" w:type="dxa"/>
            <w:shd w:val="clear" w:color="auto" w:fill="FFFFFF" w:themeFill="background1"/>
            <w:tcMar>
              <w:top w:w="60" w:type="dxa"/>
              <w:left w:w="100" w:type="dxa"/>
              <w:bottom w:w="60" w:type="dxa"/>
              <w:right w:w="100" w:type="dxa"/>
            </w:tcMar>
          </w:tcPr>
          <w:p w14:paraId="3F6127A3" w14:textId="77777777" w:rsidR="00F67333" w:rsidRPr="00E86366" w:rsidRDefault="00F67333" w:rsidP="0067411B">
            <w:pPr>
              <w:spacing w:after="0" w:line="240" w:lineRule="auto"/>
              <w:rPr>
                <w:rFonts w:ascii="Abadi ExtraLight" w:hAnsi="Abadi ExtraLight"/>
              </w:rPr>
            </w:pPr>
            <w:r w:rsidRPr="00E86366">
              <w:rPr>
                <w:rFonts w:ascii="Abadi ExtraLight" w:eastAsia="Arial" w:hAnsi="Abadi ExtraLight" w:cs="Arial"/>
                <w:sz w:val="18"/>
                <w:szCs w:val="18"/>
              </w:rPr>
              <w:t>Strategy 2 vs 1: 666 more CVD events prevented, NNT +10. Strategy 3 vs 1: 388 more events prevented, NNT −6. Strategy 4 vs 1: 193 fewer events prevented, NNT −18.</w:t>
            </w:r>
          </w:p>
        </w:tc>
        <w:tc>
          <w:tcPr>
            <w:tcW w:w="3969" w:type="dxa"/>
            <w:shd w:val="clear" w:color="auto" w:fill="FFFFFF" w:themeFill="background1"/>
            <w:tcMar>
              <w:top w:w="60" w:type="dxa"/>
              <w:left w:w="100" w:type="dxa"/>
              <w:bottom w:w="60" w:type="dxa"/>
              <w:right w:w="100" w:type="dxa"/>
            </w:tcMar>
          </w:tcPr>
          <w:p w14:paraId="0D3A7B41" w14:textId="77777777" w:rsidR="00F67333" w:rsidRPr="00E86366" w:rsidRDefault="00F67333" w:rsidP="000269CD">
            <w:pPr>
              <w:spacing w:after="0" w:line="240" w:lineRule="auto"/>
              <w:rPr>
                <w:rFonts w:ascii="Abadi ExtraLight" w:hAnsi="Abadi ExtraLight"/>
              </w:rPr>
            </w:pPr>
            <w:r w:rsidRPr="00E86366">
              <w:rPr>
                <w:rFonts w:ascii="Abadi ExtraLight" w:eastAsia="Arial" w:hAnsi="Abadi ExtraLight" w:cs="Arial"/>
                <w:sz w:val="18"/>
                <w:szCs w:val="18"/>
              </w:rPr>
              <w:t>Chinese population only  adherence and adverse effects not modelled  10-year horizon may underestimate lifetime benefits</w:t>
            </w:r>
          </w:p>
        </w:tc>
      </w:tr>
    </w:tbl>
    <w:p w14:paraId="1DA26DEA" w14:textId="77777777" w:rsidR="0067411B" w:rsidRPr="00E86366" w:rsidRDefault="0067411B" w:rsidP="0041021C">
      <w:pPr>
        <w:spacing w:before="80" w:after="200"/>
        <w:ind w:left="-851"/>
        <w:rPr>
          <w:rFonts w:ascii="Abadi ExtraLight" w:hAnsi="Abadi ExtraLight"/>
        </w:rPr>
      </w:pPr>
      <w:r w:rsidRPr="00E86366">
        <w:rPr>
          <w:rFonts w:ascii="Abadi ExtraLight" w:eastAsia="Arial" w:hAnsi="Abadi ExtraLight" w:cs="Arial"/>
          <w:i/>
          <w:iCs/>
          <w:sz w:val="16"/>
          <w:szCs w:val="16"/>
        </w:rPr>
        <w:t>Abbreviations: AF = atrial fibrillation; AKI = acute kidney injury; BP = blood pressure; CHD = coronary heart disease; CVD = cardiovascular disease; DALY = disability-adjusted life year; ESRD = end-stage renal disease; GBD = Global Burden of Disease; HF = heart failure; HBPM = home blood pressure monitoring; HR = hazard ratio; ICER = incremental cost-effectiveness ratio; INB = incremental net benefit; INM = incremental net monetary benefit; LMIC = low- and middle-income country; MACE = major adverse cardiovascular event; MAP = mean arterial pressure; MI = myocardial infarction; NNT = number needed to treat; NSRI = National Salt Reduction Initiative; PSA = probabilistic sensitivity analysis; QALY = quality-adjusted life year; RR = relative risk; RRT = renal replacement therapy; SA = sensitivity analysis; SBP = systolic blood pressure; SES = socioeconomic status; SSB = sugar-sweetened beverage; TBC = team-based care; WTP = willingness-to-pay threshold.</w:t>
      </w:r>
    </w:p>
    <w:p w14:paraId="4B987D8A" w14:textId="77777777" w:rsidR="00D76979" w:rsidRPr="00E86366" w:rsidRDefault="009F6351" w:rsidP="006F5F53">
      <w:pPr>
        <w:spacing w:line="480" w:lineRule="auto"/>
        <w:rPr>
          <w:rFonts w:ascii="Abadi ExtraLight" w:hAnsi="Abadi ExtraLight" w:cs="Arial"/>
          <w:b/>
          <w:bCs/>
          <w:sz w:val="24"/>
          <w:szCs w:val="24"/>
        </w:rPr>
        <w:sectPr w:rsidR="00D76979" w:rsidRPr="00E86366" w:rsidSect="002F3254">
          <w:pgSz w:w="16838" w:h="11906" w:orient="landscape"/>
          <w:pgMar w:top="1440" w:right="1440" w:bottom="1440" w:left="1440" w:header="709" w:footer="709" w:gutter="0"/>
          <w:cols w:space="708"/>
          <w:docGrid w:linePitch="360"/>
        </w:sectPr>
      </w:pPr>
      <w:r w:rsidRPr="00E86366">
        <w:rPr>
          <w:rFonts w:ascii="Abadi ExtraLight" w:hAnsi="Abadi ExtraLight" w:cs="Arial"/>
          <w:b/>
          <w:bCs/>
          <w:sz w:val="24"/>
          <w:szCs w:val="24"/>
        </w:rPr>
        <w:br/>
      </w:r>
    </w:p>
    <w:p w14:paraId="3CD09872" w14:textId="56675A49" w:rsidR="003F4BAF" w:rsidRPr="00317A34" w:rsidRDefault="003F4BAF" w:rsidP="006F5F53">
      <w:pPr>
        <w:rPr>
          <w:rFonts w:ascii="Abadi ExtraLight" w:hAnsi="Abadi ExtraLight"/>
          <w:color w:val="2E2E2E"/>
          <w:shd w:val="clear" w:color="auto" w:fill="FFFFFF"/>
        </w:rPr>
      </w:pPr>
      <w:r w:rsidRPr="00317A34">
        <w:rPr>
          <w:rFonts w:ascii="Abadi ExtraLight" w:hAnsi="Abadi ExtraLight" w:cs="Arial"/>
          <w:b/>
          <w:bCs/>
          <w:sz w:val="24"/>
          <w:szCs w:val="24"/>
        </w:rPr>
        <w:lastRenderedPageBreak/>
        <w:t xml:space="preserve">eSupplementary Table </w:t>
      </w:r>
      <w:r w:rsidR="00F51384">
        <w:rPr>
          <w:rFonts w:ascii="Abadi ExtraLight" w:hAnsi="Abadi ExtraLight" w:cs="Arial"/>
          <w:b/>
          <w:bCs/>
          <w:sz w:val="24"/>
          <w:szCs w:val="24"/>
        </w:rPr>
        <w:t>6</w:t>
      </w:r>
      <w:r w:rsidRPr="00317A34">
        <w:rPr>
          <w:rFonts w:ascii="Abadi ExtraLight" w:hAnsi="Abadi ExtraLight" w:cs="Arial"/>
          <w:b/>
          <w:bCs/>
          <w:sz w:val="24"/>
          <w:szCs w:val="24"/>
        </w:rPr>
        <w:t xml:space="preserve">. </w:t>
      </w:r>
      <w:r w:rsidRPr="00317A34">
        <w:rPr>
          <w:rFonts w:ascii="Abadi ExtraLight" w:hAnsi="Abadi ExtraLight" w:cs="Arial"/>
          <w:sz w:val="24"/>
          <w:szCs w:val="24"/>
        </w:rPr>
        <w:t xml:space="preserve">SBP distribution </w:t>
      </w:r>
      <w:r w:rsidR="00484AED" w:rsidRPr="00317A34">
        <w:rPr>
          <w:rFonts w:ascii="Abadi ExtraLight" w:hAnsi="Abadi ExtraLight" w:cs="Arial"/>
          <w:sz w:val="24"/>
          <w:szCs w:val="24"/>
        </w:rPr>
        <w:t>by</w:t>
      </w:r>
      <w:r w:rsidR="00695657" w:rsidRPr="00317A34">
        <w:rPr>
          <w:rFonts w:ascii="Abadi ExtraLight" w:hAnsi="Abadi ExtraLight" w:cs="Arial"/>
          <w:sz w:val="24"/>
          <w:szCs w:val="24"/>
        </w:rPr>
        <w:t xml:space="preserve"> 5-year </w:t>
      </w:r>
      <w:r w:rsidR="00484AED" w:rsidRPr="00317A34">
        <w:rPr>
          <w:rFonts w:ascii="Abadi ExtraLight" w:hAnsi="Abadi ExtraLight" w:cs="Arial"/>
          <w:sz w:val="24"/>
          <w:szCs w:val="24"/>
        </w:rPr>
        <w:t xml:space="preserve">age </w:t>
      </w:r>
      <w:r w:rsidR="00695657" w:rsidRPr="00317A34">
        <w:rPr>
          <w:rFonts w:ascii="Abadi ExtraLight" w:hAnsi="Abadi ExtraLight" w:cs="Arial"/>
          <w:sz w:val="24"/>
          <w:szCs w:val="24"/>
        </w:rPr>
        <w:t>groups</w:t>
      </w:r>
      <w:r w:rsidR="007C61CC" w:rsidRPr="00317A34">
        <w:rPr>
          <w:rFonts w:ascii="Abadi ExtraLight" w:hAnsi="Abadi ExtraLight" w:cs="Arial"/>
          <w:sz w:val="24"/>
          <w:szCs w:val="24"/>
        </w:rPr>
        <w:t xml:space="preserve"> and</w:t>
      </w:r>
      <w:r w:rsidR="00695657" w:rsidRPr="00317A34">
        <w:rPr>
          <w:rFonts w:ascii="Abadi ExtraLight" w:hAnsi="Abadi ExtraLight" w:cs="Arial"/>
          <w:sz w:val="24"/>
          <w:szCs w:val="24"/>
        </w:rPr>
        <w:t xml:space="preserve"> sex</w:t>
      </w:r>
      <w:r w:rsidR="00484AED" w:rsidRPr="00317A34">
        <w:rPr>
          <w:rFonts w:ascii="Abadi ExtraLight" w:hAnsi="Abadi ExtraLight" w:cs="Arial"/>
          <w:sz w:val="24"/>
          <w:szCs w:val="24"/>
        </w:rPr>
        <w:t xml:space="preserve"> based on NDHS </w:t>
      </w:r>
      <w:r w:rsidR="00710BF0" w:rsidRPr="00317A34">
        <w:rPr>
          <w:rFonts w:ascii="Abadi ExtraLight" w:hAnsi="Abadi ExtraLight" w:cs="Arial"/>
          <w:sz w:val="24"/>
          <w:szCs w:val="24"/>
        </w:rPr>
        <w:t>202</w:t>
      </w:r>
      <w:r w:rsidR="00710BF0">
        <w:rPr>
          <w:rFonts w:ascii="Abadi ExtraLight" w:hAnsi="Abadi ExtraLight" w:cs="Arial"/>
          <w:sz w:val="24"/>
          <w:szCs w:val="24"/>
        </w:rPr>
        <w:t>2</w:t>
      </w:r>
      <w:r w:rsidR="00695657" w:rsidRPr="00317A34">
        <w:rPr>
          <w:rFonts w:ascii="Abadi ExtraLight" w:hAnsi="Abadi ExtraLight" w:cs="Arial"/>
          <w:sz w:val="24"/>
          <w:szCs w:val="24"/>
        </w:rPr>
        <w:t>.</w:t>
      </w:r>
      <w:r w:rsidR="00695657" w:rsidRPr="00317A34">
        <w:rPr>
          <w:rFonts w:ascii="Abadi ExtraLight" w:hAnsi="Abadi ExtraLight"/>
          <w:color w:val="2E2E2E"/>
          <w:shd w:val="clear" w:color="auto" w:fill="FFFFFF"/>
        </w:rPr>
        <w:t xml:space="preserve"> </w:t>
      </w:r>
    </w:p>
    <w:tbl>
      <w:tblPr>
        <w:tblW w:w="3977" w:type="dxa"/>
        <w:tblBorders>
          <w:top w:val="single" w:sz="4" w:space="0" w:color="auto"/>
          <w:bottom w:val="single" w:sz="4" w:space="0" w:color="auto"/>
        </w:tblBorders>
        <w:tblLook w:val="04A0" w:firstRow="1" w:lastRow="0" w:firstColumn="1" w:lastColumn="0" w:noHBand="0" w:noVBand="1"/>
      </w:tblPr>
      <w:tblGrid>
        <w:gridCol w:w="1097"/>
        <w:gridCol w:w="960"/>
        <w:gridCol w:w="960"/>
        <w:gridCol w:w="960"/>
      </w:tblGrid>
      <w:tr w:rsidR="002837A9" w:rsidRPr="00317A34" w14:paraId="1D154211" w14:textId="77777777" w:rsidTr="002837A9">
        <w:trPr>
          <w:trHeight w:val="300"/>
        </w:trPr>
        <w:tc>
          <w:tcPr>
            <w:tcW w:w="1097" w:type="dxa"/>
            <w:tcBorders>
              <w:top w:val="single" w:sz="4" w:space="0" w:color="auto"/>
              <w:bottom w:val="single" w:sz="4" w:space="0" w:color="auto"/>
            </w:tcBorders>
            <w:noWrap/>
            <w:vAlign w:val="bottom"/>
            <w:hideMark/>
          </w:tcPr>
          <w:p w14:paraId="3EE83476" w14:textId="39A4D54E" w:rsidR="002837A9" w:rsidRPr="00317A34" w:rsidRDefault="002837A9" w:rsidP="002837A9">
            <w:pPr>
              <w:spacing w:after="0" w:line="240" w:lineRule="auto"/>
              <w:rPr>
                <w:rFonts w:ascii="Abadi ExtraLight" w:eastAsia="Times New Roman" w:hAnsi="Abadi ExtraLight" w:cs="Times New Roman"/>
                <w:b/>
                <w:bCs/>
                <w:color w:val="000000"/>
                <w:kern w:val="0"/>
                <w:sz w:val="24"/>
                <w:szCs w:val="24"/>
                <w:lang w:val="en-US"/>
                <w14:ligatures w14:val="none"/>
              </w:rPr>
            </w:pPr>
            <w:r w:rsidRPr="00317A34">
              <w:rPr>
                <w:rFonts w:ascii="Abadi ExtraLight" w:eastAsia="Times New Roman" w:hAnsi="Abadi ExtraLight" w:cs="Times New Roman"/>
                <w:b/>
                <w:bCs/>
                <w:color w:val="000000"/>
                <w:kern w:val="0"/>
                <w:sz w:val="24"/>
                <w:szCs w:val="24"/>
                <w:lang w:val="en-US"/>
                <w14:ligatures w14:val="none"/>
              </w:rPr>
              <w:t>Age Category</w:t>
            </w:r>
          </w:p>
        </w:tc>
        <w:tc>
          <w:tcPr>
            <w:tcW w:w="960" w:type="dxa"/>
            <w:tcBorders>
              <w:top w:val="single" w:sz="4" w:space="0" w:color="auto"/>
              <w:bottom w:val="single" w:sz="4" w:space="0" w:color="auto"/>
            </w:tcBorders>
            <w:noWrap/>
            <w:vAlign w:val="bottom"/>
            <w:hideMark/>
          </w:tcPr>
          <w:p w14:paraId="6D316C67" w14:textId="7379CDCC" w:rsidR="002837A9" w:rsidRPr="00317A34" w:rsidRDefault="002837A9" w:rsidP="002837A9">
            <w:pPr>
              <w:spacing w:after="0" w:line="240" w:lineRule="auto"/>
              <w:rPr>
                <w:rFonts w:ascii="Abadi ExtraLight" w:eastAsia="Times New Roman" w:hAnsi="Abadi ExtraLight" w:cs="Times New Roman"/>
                <w:b/>
                <w:bCs/>
                <w:color w:val="000000"/>
                <w:kern w:val="0"/>
                <w:sz w:val="24"/>
                <w:szCs w:val="24"/>
                <w:lang w:val="en-US"/>
                <w14:ligatures w14:val="none"/>
              </w:rPr>
            </w:pPr>
            <w:r w:rsidRPr="00317A34">
              <w:rPr>
                <w:rFonts w:ascii="Abadi ExtraLight" w:eastAsia="Times New Roman" w:hAnsi="Abadi ExtraLight" w:cs="Times New Roman"/>
                <w:b/>
                <w:bCs/>
                <w:color w:val="000000"/>
                <w:kern w:val="0"/>
                <w:sz w:val="24"/>
                <w:szCs w:val="24"/>
                <w:lang w:val="en-US"/>
                <w14:ligatures w14:val="none"/>
              </w:rPr>
              <w:t>Sex</w:t>
            </w:r>
          </w:p>
        </w:tc>
        <w:tc>
          <w:tcPr>
            <w:tcW w:w="960" w:type="dxa"/>
            <w:tcBorders>
              <w:top w:val="single" w:sz="4" w:space="0" w:color="auto"/>
              <w:bottom w:val="single" w:sz="4" w:space="0" w:color="auto"/>
            </w:tcBorders>
            <w:noWrap/>
            <w:vAlign w:val="bottom"/>
            <w:hideMark/>
          </w:tcPr>
          <w:p w14:paraId="1C18ADF2" w14:textId="79046B4B" w:rsidR="002837A9" w:rsidRPr="00317A34" w:rsidRDefault="002837A9" w:rsidP="002837A9">
            <w:pPr>
              <w:spacing w:after="0" w:line="240" w:lineRule="auto"/>
              <w:rPr>
                <w:rFonts w:ascii="Abadi ExtraLight" w:eastAsia="Times New Roman" w:hAnsi="Abadi ExtraLight" w:cs="Times New Roman"/>
                <w:b/>
                <w:bCs/>
                <w:color w:val="000000"/>
                <w:kern w:val="0"/>
                <w:sz w:val="24"/>
                <w:szCs w:val="24"/>
                <w:lang w:val="en-US"/>
                <w14:ligatures w14:val="none"/>
              </w:rPr>
            </w:pPr>
            <w:r w:rsidRPr="00317A34">
              <w:rPr>
                <w:rFonts w:ascii="Abadi ExtraLight" w:eastAsia="Times New Roman" w:hAnsi="Abadi ExtraLight" w:cs="Times New Roman"/>
                <w:b/>
                <w:bCs/>
                <w:color w:val="000000"/>
                <w:kern w:val="0"/>
                <w:sz w:val="24"/>
                <w:szCs w:val="24"/>
                <w:lang w:val="en-US"/>
                <w14:ligatures w14:val="none"/>
              </w:rPr>
              <w:t>Mean</w:t>
            </w:r>
          </w:p>
        </w:tc>
        <w:tc>
          <w:tcPr>
            <w:tcW w:w="960" w:type="dxa"/>
            <w:tcBorders>
              <w:top w:val="single" w:sz="4" w:space="0" w:color="auto"/>
              <w:bottom w:val="single" w:sz="4" w:space="0" w:color="auto"/>
            </w:tcBorders>
            <w:noWrap/>
            <w:vAlign w:val="bottom"/>
            <w:hideMark/>
          </w:tcPr>
          <w:p w14:paraId="79D5E092" w14:textId="6B0B9CE4" w:rsidR="002837A9" w:rsidRPr="00317A34" w:rsidRDefault="002837A9" w:rsidP="002837A9">
            <w:pPr>
              <w:spacing w:after="0" w:line="240" w:lineRule="auto"/>
              <w:rPr>
                <w:rFonts w:ascii="Abadi ExtraLight" w:eastAsia="Times New Roman" w:hAnsi="Abadi ExtraLight" w:cs="Times New Roman"/>
                <w:b/>
                <w:bCs/>
                <w:color w:val="000000"/>
                <w:kern w:val="0"/>
                <w:sz w:val="24"/>
                <w:szCs w:val="24"/>
                <w:lang w:val="en-US"/>
                <w14:ligatures w14:val="none"/>
              </w:rPr>
            </w:pPr>
            <w:r w:rsidRPr="00317A34">
              <w:rPr>
                <w:rFonts w:ascii="Abadi ExtraLight" w:eastAsia="Times New Roman" w:hAnsi="Abadi ExtraLight" w:cs="Times New Roman"/>
                <w:b/>
                <w:bCs/>
                <w:color w:val="000000"/>
                <w:kern w:val="0"/>
                <w:sz w:val="24"/>
                <w:szCs w:val="24"/>
                <w:lang w:val="en-US"/>
                <w14:ligatures w14:val="none"/>
              </w:rPr>
              <w:t>Std</w:t>
            </w:r>
          </w:p>
        </w:tc>
      </w:tr>
      <w:tr w:rsidR="002837A9" w:rsidRPr="00317A34" w14:paraId="25C051FC" w14:textId="77777777" w:rsidTr="002837A9">
        <w:trPr>
          <w:trHeight w:val="300"/>
        </w:trPr>
        <w:tc>
          <w:tcPr>
            <w:tcW w:w="1097" w:type="dxa"/>
            <w:tcBorders>
              <w:top w:val="single" w:sz="4" w:space="0" w:color="auto"/>
            </w:tcBorders>
            <w:noWrap/>
            <w:vAlign w:val="bottom"/>
            <w:hideMark/>
          </w:tcPr>
          <w:p w14:paraId="539457EC"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0</w:t>
            </w:r>
          </w:p>
        </w:tc>
        <w:tc>
          <w:tcPr>
            <w:tcW w:w="960" w:type="dxa"/>
            <w:tcBorders>
              <w:top w:val="single" w:sz="4" w:space="0" w:color="auto"/>
            </w:tcBorders>
            <w:noWrap/>
            <w:vAlign w:val="bottom"/>
            <w:hideMark/>
          </w:tcPr>
          <w:p w14:paraId="7CFDD917"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tcBorders>
              <w:top w:val="single" w:sz="4" w:space="0" w:color="auto"/>
            </w:tcBorders>
            <w:noWrap/>
            <w:vAlign w:val="bottom"/>
            <w:hideMark/>
          </w:tcPr>
          <w:p w14:paraId="317E37D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103.9</w:t>
            </w:r>
          </w:p>
        </w:tc>
        <w:tc>
          <w:tcPr>
            <w:tcW w:w="960" w:type="dxa"/>
            <w:tcBorders>
              <w:top w:val="single" w:sz="4" w:space="0" w:color="auto"/>
            </w:tcBorders>
            <w:noWrap/>
            <w:vAlign w:val="bottom"/>
            <w:hideMark/>
          </w:tcPr>
          <w:p w14:paraId="523065D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12.3</w:t>
            </w:r>
          </w:p>
        </w:tc>
      </w:tr>
      <w:tr w:rsidR="002837A9" w:rsidRPr="00317A34" w14:paraId="781A1370" w14:textId="77777777" w:rsidTr="002837A9">
        <w:trPr>
          <w:trHeight w:val="300"/>
        </w:trPr>
        <w:tc>
          <w:tcPr>
            <w:tcW w:w="1097" w:type="dxa"/>
            <w:noWrap/>
            <w:vAlign w:val="bottom"/>
            <w:hideMark/>
          </w:tcPr>
          <w:p w14:paraId="5E15F8B4"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5</w:t>
            </w:r>
          </w:p>
        </w:tc>
        <w:tc>
          <w:tcPr>
            <w:tcW w:w="960" w:type="dxa"/>
            <w:noWrap/>
            <w:vAlign w:val="bottom"/>
            <w:hideMark/>
          </w:tcPr>
          <w:p w14:paraId="0BF2E829"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00C12D6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103.9</w:t>
            </w:r>
          </w:p>
        </w:tc>
        <w:tc>
          <w:tcPr>
            <w:tcW w:w="960" w:type="dxa"/>
            <w:noWrap/>
            <w:vAlign w:val="bottom"/>
            <w:hideMark/>
          </w:tcPr>
          <w:p w14:paraId="0DF7D7AF"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12.3</w:t>
            </w:r>
          </w:p>
        </w:tc>
      </w:tr>
      <w:tr w:rsidR="002837A9" w:rsidRPr="00317A34" w14:paraId="2903FA10" w14:textId="77777777" w:rsidTr="002837A9">
        <w:trPr>
          <w:trHeight w:val="300"/>
        </w:trPr>
        <w:tc>
          <w:tcPr>
            <w:tcW w:w="1097" w:type="dxa"/>
            <w:noWrap/>
            <w:vAlign w:val="bottom"/>
            <w:hideMark/>
          </w:tcPr>
          <w:p w14:paraId="1B68A43E"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w:t>
            </w:r>
          </w:p>
        </w:tc>
        <w:tc>
          <w:tcPr>
            <w:tcW w:w="960" w:type="dxa"/>
            <w:noWrap/>
            <w:vAlign w:val="bottom"/>
            <w:hideMark/>
          </w:tcPr>
          <w:p w14:paraId="187193A6"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583A18D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103.9</w:t>
            </w:r>
          </w:p>
        </w:tc>
        <w:tc>
          <w:tcPr>
            <w:tcW w:w="960" w:type="dxa"/>
            <w:noWrap/>
            <w:vAlign w:val="bottom"/>
            <w:hideMark/>
          </w:tcPr>
          <w:p w14:paraId="47D74878"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12.3</w:t>
            </w:r>
          </w:p>
        </w:tc>
      </w:tr>
      <w:tr w:rsidR="002837A9" w:rsidRPr="00317A34" w14:paraId="7AA355F9" w14:textId="77777777" w:rsidTr="002837A9">
        <w:trPr>
          <w:trHeight w:val="300"/>
        </w:trPr>
        <w:tc>
          <w:tcPr>
            <w:tcW w:w="1097" w:type="dxa"/>
            <w:noWrap/>
            <w:vAlign w:val="bottom"/>
            <w:hideMark/>
          </w:tcPr>
          <w:p w14:paraId="189D02D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15</w:t>
            </w:r>
          </w:p>
        </w:tc>
        <w:tc>
          <w:tcPr>
            <w:tcW w:w="960" w:type="dxa"/>
            <w:noWrap/>
            <w:vAlign w:val="bottom"/>
            <w:hideMark/>
          </w:tcPr>
          <w:p w14:paraId="5A81DEF2"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4352CDA5"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103.9</w:t>
            </w:r>
          </w:p>
        </w:tc>
        <w:tc>
          <w:tcPr>
            <w:tcW w:w="960" w:type="dxa"/>
            <w:noWrap/>
            <w:vAlign w:val="bottom"/>
            <w:hideMark/>
          </w:tcPr>
          <w:p w14:paraId="5AA803B6"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12.3</w:t>
            </w:r>
          </w:p>
        </w:tc>
      </w:tr>
      <w:tr w:rsidR="002837A9" w:rsidRPr="00317A34" w14:paraId="67B7F516" w14:textId="77777777" w:rsidTr="002837A9">
        <w:trPr>
          <w:trHeight w:val="300"/>
        </w:trPr>
        <w:tc>
          <w:tcPr>
            <w:tcW w:w="1097" w:type="dxa"/>
            <w:noWrap/>
            <w:vAlign w:val="bottom"/>
            <w:hideMark/>
          </w:tcPr>
          <w:p w14:paraId="6726312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17</w:t>
            </w:r>
          </w:p>
        </w:tc>
        <w:tc>
          <w:tcPr>
            <w:tcW w:w="960" w:type="dxa"/>
            <w:noWrap/>
            <w:vAlign w:val="bottom"/>
            <w:hideMark/>
          </w:tcPr>
          <w:p w14:paraId="3F37D2F9"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5BA56A54"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103.9</w:t>
            </w:r>
          </w:p>
        </w:tc>
        <w:tc>
          <w:tcPr>
            <w:tcW w:w="960" w:type="dxa"/>
            <w:noWrap/>
            <w:vAlign w:val="bottom"/>
            <w:hideMark/>
          </w:tcPr>
          <w:p w14:paraId="73ED0A7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12.3</w:t>
            </w:r>
          </w:p>
        </w:tc>
      </w:tr>
      <w:tr w:rsidR="002837A9" w:rsidRPr="00317A34" w14:paraId="404154DE" w14:textId="77777777" w:rsidTr="002837A9">
        <w:trPr>
          <w:trHeight w:val="300"/>
        </w:trPr>
        <w:tc>
          <w:tcPr>
            <w:tcW w:w="1097" w:type="dxa"/>
            <w:noWrap/>
            <w:vAlign w:val="bottom"/>
            <w:hideMark/>
          </w:tcPr>
          <w:p w14:paraId="1742361F"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20</w:t>
            </w:r>
          </w:p>
        </w:tc>
        <w:tc>
          <w:tcPr>
            <w:tcW w:w="960" w:type="dxa"/>
            <w:noWrap/>
            <w:vAlign w:val="bottom"/>
            <w:hideMark/>
          </w:tcPr>
          <w:p w14:paraId="6222F0AB"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7177ACCE"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104.8</w:t>
            </w:r>
          </w:p>
        </w:tc>
        <w:tc>
          <w:tcPr>
            <w:tcW w:w="960" w:type="dxa"/>
            <w:noWrap/>
            <w:vAlign w:val="bottom"/>
            <w:hideMark/>
          </w:tcPr>
          <w:p w14:paraId="172D4F2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w:t>
            </w:r>
          </w:p>
        </w:tc>
      </w:tr>
      <w:tr w:rsidR="002837A9" w:rsidRPr="00317A34" w14:paraId="1B87B3AA" w14:textId="77777777" w:rsidTr="002837A9">
        <w:trPr>
          <w:trHeight w:val="300"/>
        </w:trPr>
        <w:tc>
          <w:tcPr>
            <w:tcW w:w="1097" w:type="dxa"/>
            <w:noWrap/>
            <w:vAlign w:val="bottom"/>
            <w:hideMark/>
          </w:tcPr>
          <w:p w14:paraId="2561A51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25</w:t>
            </w:r>
          </w:p>
        </w:tc>
        <w:tc>
          <w:tcPr>
            <w:tcW w:w="960" w:type="dxa"/>
            <w:noWrap/>
            <w:vAlign w:val="bottom"/>
            <w:hideMark/>
          </w:tcPr>
          <w:p w14:paraId="2E08028F"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0456E43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106.3</w:t>
            </w:r>
          </w:p>
        </w:tc>
        <w:tc>
          <w:tcPr>
            <w:tcW w:w="960" w:type="dxa"/>
            <w:noWrap/>
            <w:vAlign w:val="bottom"/>
            <w:hideMark/>
          </w:tcPr>
          <w:p w14:paraId="147D0724"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14.7</w:t>
            </w:r>
          </w:p>
        </w:tc>
      </w:tr>
      <w:tr w:rsidR="002837A9" w:rsidRPr="00317A34" w14:paraId="7C70E3D9" w14:textId="77777777" w:rsidTr="002837A9">
        <w:trPr>
          <w:trHeight w:val="300"/>
        </w:trPr>
        <w:tc>
          <w:tcPr>
            <w:tcW w:w="1097" w:type="dxa"/>
            <w:noWrap/>
            <w:vAlign w:val="bottom"/>
            <w:hideMark/>
          </w:tcPr>
          <w:p w14:paraId="40045474"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30</w:t>
            </w:r>
          </w:p>
        </w:tc>
        <w:tc>
          <w:tcPr>
            <w:tcW w:w="960" w:type="dxa"/>
            <w:noWrap/>
            <w:vAlign w:val="bottom"/>
            <w:hideMark/>
          </w:tcPr>
          <w:p w14:paraId="0128BBDD"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12BBB8F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109</w:t>
            </w:r>
          </w:p>
        </w:tc>
        <w:tc>
          <w:tcPr>
            <w:tcW w:w="960" w:type="dxa"/>
            <w:noWrap/>
            <w:vAlign w:val="bottom"/>
            <w:hideMark/>
          </w:tcPr>
          <w:p w14:paraId="46B3D7F6"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17.4</w:t>
            </w:r>
          </w:p>
        </w:tc>
      </w:tr>
      <w:tr w:rsidR="002837A9" w:rsidRPr="00317A34" w14:paraId="5E967439" w14:textId="77777777" w:rsidTr="002837A9">
        <w:trPr>
          <w:trHeight w:val="300"/>
        </w:trPr>
        <w:tc>
          <w:tcPr>
            <w:tcW w:w="1097" w:type="dxa"/>
            <w:noWrap/>
            <w:vAlign w:val="bottom"/>
            <w:hideMark/>
          </w:tcPr>
          <w:p w14:paraId="11E1FE8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35</w:t>
            </w:r>
          </w:p>
        </w:tc>
        <w:tc>
          <w:tcPr>
            <w:tcW w:w="960" w:type="dxa"/>
            <w:noWrap/>
            <w:vAlign w:val="bottom"/>
            <w:hideMark/>
          </w:tcPr>
          <w:p w14:paraId="25ED92AD"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2620BB56"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112.3</w:t>
            </w:r>
          </w:p>
        </w:tc>
        <w:tc>
          <w:tcPr>
            <w:tcW w:w="960" w:type="dxa"/>
            <w:noWrap/>
            <w:vAlign w:val="bottom"/>
            <w:hideMark/>
          </w:tcPr>
          <w:p w14:paraId="50BF8677"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16.9</w:t>
            </w:r>
          </w:p>
        </w:tc>
      </w:tr>
      <w:tr w:rsidR="002837A9" w:rsidRPr="00317A34" w14:paraId="12942FC4" w14:textId="77777777" w:rsidTr="002837A9">
        <w:trPr>
          <w:trHeight w:val="300"/>
        </w:trPr>
        <w:tc>
          <w:tcPr>
            <w:tcW w:w="1097" w:type="dxa"/>
            <w:noWrap/>
            <w:vAlign w:val="bottom"/>
            <w:hideMark/>
          </w:tcPr>
          <w:p w14:paraId="4CF58540"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40</w:t>
            </w:r>
          </w:p>
        </w:tc>
        <w:tc>
          <w:tcPr>
            <w:tcW w:w="960" w:type="dxa"/>
            <w:noWrap/>
            <w:vAlign w:val="bottom"/>
            <w:hideMark/>
          </w:tcPr>
          <w:p w14:paraId="0205BA3A"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30C5EB9C"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116.3</w:t>
            </w:r>
          </w:p>
        </w:tc>
        <w:tc>
          <w:tcPr>
            <w:tcW w:w="960" w:type="dxa"/>
            <w:noWrap/>
            <w:vAlign w:val="bottom"/>
            <w:hideMark/>
          </w:tcPr>
          <w:p w14:paraId="33EC7D6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25.6</w:t>
            </w:r>
          </w:p>
        </w:tc>
      </w:tr>
      <w:tr w:rsidR="002837A9" w:rsidRPr="00317A34" w14:paraId="26F43865" w14:textId="77777777" w:rsidTr="002837A9">
        <w:trPr>
          <w:trHeight w:val="300"/>
        </w:trPr>
        <w:tc>
          <w:tcPr>
            <w:tcW w:w="1097" w:type="dxa"/>
            <w:noWrap/>
            <w:vAlign w:val="bottom"/>
            <w:hideMark/>
          </w:tcPr>
          <w:p w14:paraId="59F92707"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45</w:t>
            </w:r>
          </w:p>
        </w:tc>
        <w:tc>
          <w:tcPr>
            <w:tcW w:w="960" w:type="dxa"/>
            <w:noWrap/>
            <w:vAlign w:val="bottom"/>
            <w:hideMark/>
          </w:tcPr>
          <w:p w14:paraId="465B138E"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2F0A0A86"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120.9</w:t>
            </w:r>
          </w:p>
        </w:tc>
        <w:tc>
          <w:tcPr>
            <w:tcW w:w="960" w:type="dxa"/>
            <w:noWrap/>
            <w:vAlign w:val="bottom"/>
            <w:hideMark/>
          </w:tcPr>
          <w:p w14:paraId="2F428BA6"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22.8</w:t>
            </w:r>
          </w:p>
        </w:tc>
      </w:tr>
      <w:tr w:rsidR="002837A9" w:rsidRPr="00317A34" w14:paraId="3305E37E" w14:textId="77777777" w:rsidTr="002837A9">
        <w:trPr>
          <w:trHeight w:val="300"/>
        </w:trPr>
        <w:tc>
          <w:tcPr>
            <w:tcW w:w="1097" w:type="dxa"/>
            <w:noWrap/>
            <w:vAlign w:val="bottom"/>
            <w:hideMark/>
          </w:tcPr>
          <w:p w14:paraId="0224536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50</w:t>
            </w:r>
          </w:p>
        </w:tc>
        <w:tc>
          <w:tcPr>
            <w:tcW w:w="960" w:type="dxa"/>
            <w:noWrap/>
            <w:vAlign w:val="bottom"/>
            <w:hideMark/>
          </w:tcPr>
          <w:p w14:paraId="46A09905"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1A1B1F4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124.7</w:t>
            </w:r>
          </w:p>
        </w:tc>
        <w:tc>
          <w:tcPr>
            <w:tcW w:w="960" w:type="dxa"/>
            <w:noWrap/>
            <w:vAlign w:val="bottom"/>
            <w:hideMark/>
          </w:tcPr>
          <w:p w14:paraId="1D8C8638"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24.8</w:t>
            </w:r>
          </w:p>
        </w:tc>
      </w:tr>
      <w:tr w:rsidR="002837A9" w:rsidRPr="00317A34" w14:paraId="1BE5CF5F" w14:textId="77777777" w:rsidTr="002837A9">
        <w:trPr>
          <w:trHeight w:val="300"/>
        </w:trPr>
        <w:tc>
          <w:tcPr>
            <w:tcW w:w="1097" w:type="dxa"/>
            <w:noWrap/>
            <w:vAlign w:val="bottom"/>
            <w:hideMark/>
          </w:tcPr>
          <w:p w14:paraId="03F527C0"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55</w:t>
            </w:r>
          </w:p>
        </w:tc>
        <w:tc>
          <w:tcPr>
            <w:tcW w:w="960" w:type="dxa"/>
            <w:noWrap/>
            <w:vAlign w:val="bottom"/>
            <w:hideMark/>
          </w:tcPr>
          <w:p w14:paraId="6F02B575"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55F838FF"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126.9</w:t>
            </w:r>
          </w:p>
        </w:tc>
        <w:tc>
          <w:tcPr>
            <w:tcW w:w="960" w:type="dxa"/>
            <w:noWrap/>
            <w:vAlign w:val="bottom"/>
            <w:hideMark/>
          </w:tcPr>
          <w:p w14:paraId="2EAF7344"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28.6</w:t>
            </w:r>
          </w:p>
        </w:tc>
      </w:tr>
      <w:tr w:rsidR="002837A9" w:rsidRPr="00317A34" w14:paraId="7AE85245" w14:textId="77777777" w:rsidTr="002837A9">
        <w:trPr>
          <w:trHeight w:val="300"/>
        </w:trPr>
        <w:tc>
          <w:tcPr>
            <w:tcW w:w="1097" w:type="dxa"/>
            <w:noWrap/>
            <w:vAlign w:val="bottom"/>
            <w:hideMark/>
          </w:tcPr>
          <w:p w14:paraId="5A5136E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60</w:t>
            </w:r>
          </w:p>
        </w:tc>
        <w:tc>
          <w:tcPr>
            <w:tcW w:w="960" w:type="dxa"/>
            <w:noWrap/>
            <w:vAlign w:val="bottom"/>
            <w:hideMark/>
          </w:tcPr>
          <w:p w14:paraId="78B4B32E"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474AD56F"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125.8</w:t>
            </w:r>
          </w:p>
        </w:tc>
        <w:tc>
          <w:tcPr>
            <w:tcW w:w="960" w:type="dxa"/>
            <w:noWrap/>
            <w:vAlign w:val="bottom"/>
            <w:hideMark/>
          </w:tcPr>
          <w:p w14:paraId="1CEAE88E"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25.4</w:t>
            </w:r>
          </w:p>
        </w:tc>
      </w:tr>
      <w:tr w:rsidR="002837A9" w:rsidRPr="00317A34" w14:paraId="48E52907" w14:textId="77777777" w:rsidTr="002837A9">
        <w:trPr>
          <w:trHeight w:val="300"/>
        </w:trPr>
        <w:tc>
          <w:tcPr>
            <w:tcW w:w="1097" w:type="dxa"/>
            <w:noWrap/>
            <w:vAlign w:val="bottom"/>
            <w:hideMark/>
          </w:tcPr>
          <w:p w14:paraId="3DA9143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65</w:t>
            </w:r>
          </w:p>
        </w:tc>
        <w:tc>
          <w:tcPr>
            <w:tcW w:w="960" w:type="dxa"/>
            <w:noWrap/>
            <w:vAlign w:val="bottom"/>
            <w:hideMark/>
          </w:tcPr>
          <w:p w14:paraId="1A79FC52"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54D183F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129.7</w:t>
            </w:r>
          </w:p>
        </w:tc>
        <w:tc>
          <w:tcPr>
            <w:tcW w:w="960" w:type="dxa"/>
            <w:noWrap/>
            <w:vAlign w:val="bottom"/>
            <w:hideMark/>
          </w:tcPr>
          <w:p w14:paraId="04BFB090"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26.9</w:t>
            </w:r>
          </w:p>
        </w:tc>
      </w:tr>
      <w:tr w:rsidR="002837A9" w:rsidRPr="00317A34" w14:paraId="2D2381E9" w14:textId="77777777" w:rsidTr="002837A9">
        <w:trPr>
          <w:trHeight w:val="300"/>
        </w:trPr>
        <w:tc>
          <w:tcPr>
            <w:tcW w:w="1097" w:type="dxa"/>
            <w:noWrap/>
            <w:vAlign w:val="bottom"/>
            <w:hideMark/>
          </w:tcPr>
          <w:p w14:paraId="1A63CB8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70</w:t>
            </w:r>
          </w:p>
        </w:tc>
        <w:tc>
          <w:tcPr>
            <w:tcW w:w="960" w:type="dxa"/>
            <w:noWrap/>
            <w:vAlign w:val="bottom"/>
            <w:hideMark/>
          </w:tcPr>
          <w:p w14:paraId="01840005"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40016A9A"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130.5</w:t>
            </w:r>
          </w:p>
        </w:tc>
        <w:tc>
          <w:tcPr>
            <w:tcW w:w="960" w:type="dxa"/>
            <w:noWrap/>
            <w:vAlign w:val="bottom"/>
            <w:hideMark/>
          </w:tcPr>
          <w:p w14:paraId="116364E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25.1</w:t>
            </w:r>
          </w:p>
        </w:tc>
      </w:tr>
      <w:tr w:rsidR="002837A9" w:rsidRPr="00317A34" w14:paraId="77294908" w14:textId="77777777" w:rsidTr="002837A9">
        <w:trPr>
          <w:trHeight w:val="300"/>
        </w:trPr>
        <w:tc>
          <w:tcPr>
            <w:tcW w:w="1097" w:type="dxa"/>
            <w:noWrap/>
            <w:vAlign w:val="bottom"/>
            <w:hideMark/>
          </w:tcPr>
          <w:p w14:paraId="463B88C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75</w:t>
            </w:r>
          </w:p>
        </w:tc>
        <w:tc>
          <w:tcPr>
            <w:tcW w:w="960" w:type="dxa"/>
            <w:noWrap/>
            <w:vAlign w:val="bottom"/>
            <w:hideMark/>
          </w:tcPr>
          <w:p w14:paraId="74FA4E65"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419E635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134.9</w:t>
            </w:r>
          </w:p>
        </w:tc>
        <w:tc>
          <w:tcPr>
            <w:tcW w:w="960" w:type="dxa"/>
            <w:noWrap/>
            <w:vAlign w:val="bottom"/>
            <w:hideMark/>
          </w:tcPr>
          <w:p w14:paraId="7454E02E"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26.6</w:t>
            </w:r>
          </w:p>
        </w:tc>
      </w:tr>
      <w:tr w:rsidR="002837A9" w:rsidRPr="00317A34" w14:paraId="5CBEF86E" w14:textId="77777777" w:rsidTr="002837A9">
        <w:trPr>
          <w:trHeight w:val="300"/>
        </w:trPr>
        <w:tc>
          <w:tcPr>
            <w:tcW w:w="1097" w:type="dxa"/>
            <w:noWrap/>
            <w:vAlign w:val="bottom"/>
            <w:hideMark/>
          </w:tcPr>
          <w:p w14:paraId="05E3AFB8"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80</w:t>
            </w:r>
          </w:p>
        </w:tc>
        <w:tc>
          <w:tcPr>
            <w:tcW w:w="960" w:type="dxa"/>
            <w:noWrap/>
            <w:vAlign w:val="bottom"/>
            <w:hideMark/>
          </w:tcPr>
          <w:p w14:paraId="0AD8EA68"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3EA552FA"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144.5</w:t>
            </w:r>
          </w:p>
        </w:tc>
        <w:tc>
          <w:tcPr>
            <w:tcW w:w="960" w:type="dxa"/>
            <w:noWrap/>
            <w:vAlign w:val="bottom"/>
            <w:hideMark/>
          </w:tcPr>
          <w:p w14:paraId="676D075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30.1</w:t>
            </w:r>
          </w:p>
        </w:tc>
      </w:tr>
      <w:tr w:rsidR="002837A9" w:rsidRPr="00317A34" w14:paraId="66074AE6" w14:textId="77777777" w:rsidTr="002837A9">
        <w:trPr>
          <w:trHeight w:val="300"/>
        </w:trPr>
        <w:tc>
          <w:tcPr>
            <w:tcW w:w="1097" w:type="dxa"/>
            <w:noWrap/>
            <w:vAlign w:val="bottom"/>
            <w:hideMark/>
          </w:tcPr>
          <w:p w14:paraId="254D88C7"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85</w:t>
            </w:r>
          </w:p>
        </w:tc>
        <w:tc>
          <w:tcPr>
            <w:tcW w:w="960" w:type="dxa"/>
            <w:noWrap/>
            <w:vAlign w:val="bottom"/>
            <w:hideMark/>
          </w:tcPr>
          <w:p w14:paraId="2A84F497"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female</w:t>
            </w:r>
          </w:p>
        </w:tc>
        <w:tc>
          <w:tcPr>
            <w:tcW w:w="960" w:type="dxa"/>
            <w:noWrap/>
            <w:vAlign w:val="bottom"/>
            <w:hideMark/>
          </w:tcPr>
          <w:p w14:paraId="49A80478"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144.5</w:t>
            </w:r>
          </w:p>
        </w:tc>
        <w:tc>
          <w:tcPr>
            <w:tcW w:w="960" w:type="dxa"/>
            <w:noWrap/>
            <w:vAlign w:val="bottom"/>
            <w:hideMark/>
          </w:tcPr>
          <w:p w14:paraId="4DC0519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30.1</w:t>
            </w:r>
          </w:p>
        </w:tc>
      </w:tr>
      <w:tr w:rsidR="002837A9" w:rsidRPr="00317A34" w14:paraId="01C534ED" w14:textId="77777777" w:rsidTr="002837A9">
        <w:trPr>
          <w:trHeight w:val="300"/>
        </w:trPr>
        <w:tc>
          <w:tcPr>
            <w:tcW w:w="1097" w:type="dxa"/>
            <w:noWrap/>
            <w:vAlign w:val="bottom"/>
            <w:hideMark/>
          </w:tcPr>
          <w:p w14:paraId="40D13E1C"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0</w:t>
            </w:r>
          </w:p>
        </w:tc>
        <w:tc>
          <w:tcPr>
            <w:tcW w:w="960" w:type="dxa"/>
            <w:noWrap/>
            <w:vAlign w:val="bottom"/>
            <w:hideMark/>
          </w:tcPr>
          <w:p w14:paraId="364888DF"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17B79E8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108.9</w:t>
            </w:r>
          </w:p>
        </w:tc>
        <w:tc>
          <w:tcPr>
            <w:tcW w:w="960" w:type="dxa"/>
            <w:noWrap/>
            <w:vAlign w:val="bottom"/>
            <w:hideMark/>
          </w:tcPr>
          <w:p w14:paraId="7A49F19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w:t>
            </w:r>
          </w:p>
        </w:tc>
      </w:tr>
      <w:tr w:rsidR="002837A9" w:rsidRPr="00317A34" w14:paraId="0E8F66F7" w14:textId="77777777" w:rsidTr="002837A9">
        <w:trPr>
          <w:trHeight w:val="300"/>
        </w:trPr>
        <w:tc>
          <w:tcPr>
            <w:tcW w:w="1097" w:type="dxa"/>
            <w:noWrap/>
            <w:vAlign w:val="bottom"/>
            <w:hideMark/>
          </w:tcPr>
          <w:p w14:paraId="058C154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5</w:t>
            </w:r>
          </w:p>
        </w:tc>
        <w:tc>
          <w:tcPr>
            <w:tcW w:w="960" w:type="dxa"/>
            <w:noWrap/>
            <w:vAlign w:val="bottom"/>
            <w:hideMark/>
          </w:tcPr>
          <w:p w14:paraId="6A1932F0"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63C41278"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108.9</w:t>
            </w:r>
          </w:p>
        </w:tc>
        <w:tc>
          <w:tcPr>
            <w:tcW w:w="960" w:type="dxa"/>
            <w:noWrap/>
            <w:vAlign w:val="bottom"/>
            <w:hideMark/>
          </w:tcPr>
          <w:p w14:paraId="740568B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w:t>
            </w:r>
          </w:p>
        </w:tc>
      </w:tr>
      <w:tr w:rsidR="002837A9" w:rsidRPr="00317A34" w14:paraId="11DD4BFB" w14:textId="77777777" w:rsidTr="002837A9">
        <w:trPr>
          <w:trHeight w:val="300"/>
        </w:trPr>
        <w:tc>
          <w:tcPr>
            <w:tcW w:w="1097" w:type="dxa"/>
            <w:noWrap/>
            <w:vAlign w:val="bottom"/>
            <w:hideMark/>
          </w:tcPr>
          <w:p w14:paraId="2E6DB89F"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w:t>
            </w:r>
          </w:p>
        </w:tc>
        <w:tc>
          <w:tcPr>
            <w:tcW w:w="960" w:type="dxa"/>
            <w:noWrap/>
            <w:vAlign w:val="bottom"/>
            <w:hideMark/>
          </w:tcPr>
          <w:p w14:paraId="425069A7"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21F206DC"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108.9</w:t>
            </w:r>
          </w:p>
        </w:tc>
        <w:tc>
          <w:tcPr>
            <w:tcW w:w="960" w:type="dxa"/>
            <w:noWrap/>
            <w:vAlign w:val="bottom"/>
            <w:hideMark/>
          </w:tcPr>
          <w:p w14:paraId="5CFDDB9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w:t>
            </w:r>
          </w:p>
        </w:tc>
      </w:tr>
      <w:tr w:rsidR="002837A9" w:rsidRPr="00317A34" w14:paraId="1ADE5194" w14:textId="77777777" w:rsidTr="002837A9">
        <w:trPr>
          <w:trHeight w:val="300"/>
        </w:trPr>
        <w:tc>
          <w:tcPr>
            <w:tcW w:w="1097" w:type="dxa"/>
            <w:noWrap/>
            <w:vAlign w:val="bottom"/>
            <w:hideMark/>
          </w:tcPr>
          <w:p w14:paraId="71B88AC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15</w:t>
            </w:r>
          </w:p>
        </w:tc>
        <w:tc>
          <w:tcPr>
            <w:tcW w:w="960" w:type="dxa"/>
            <w:noWrap/>
            <w:vAlign w:val="bottom"/>
            <w:hideMark/>
          </w:tcPr>
          <w:p w14:paraId="4FB14079"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5E033ABF"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108.9</w:t>
            </w:r>
          </w:p>
        </w:tc>
        <w:tc>
          <w:tcPr>
            <w:tcW w:w="960" w:type="dxa"/>
            <w:noWrap/>
            <w:vAlign w:val="bottom"/>
            <w:hideMark/>
          </w:tcPr>
          <w:p w14:paraId="3CF19498"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w:t>
            </w:r>
          </w:p>
        </w:tc>
      </w:tr>
      <w:tr w:rsidR="002837A9" w:rsidRPr="00317A34" w14:paraId="06CC9438" w14:textId="77777777" w:rsidTr="002837A9">
        <w:trPr>
          <w:trHeight w:val="300"/>
        </w:trPr>
        <w:tc>
          <w:tcPr>
            <w:tcW w:w="1097" w:type="dxa"/>
            <w:noWrap/>
            <w:vAlign w:val="bottom"/>
            <w:hideMark/>
          </w:tcPr>
          <w:p w14:paraId="5DEC63BF"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17</w:t>
            </w:r>
          </w:p>
        </w:tc>
        <w:tc>
          <w:tcPr>
            <w:tcW w:w="960" w:type="dxa"/>
            <w:noWrap/>
            <w:vAlign w:val="bottom"/>
            <w:hideMark/>
          </w:tcPr>
          <w:p w14:paraId="50BB6D14"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4154782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108.9</w:t>
            </w:r>
          </w:p>
        </w:tc>
        <w:tc>
          <w:tcPr>
            <w:tcW w:w="960" w:type="dxa"/>
            <w:noWrap/>
            <w:vAlign w:val="bottom"/>
            <w:hideMark/>
          </w:tcPr>
          <w:p w14:paraId="60931D0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w:t>
            </w:r>
          </w:p>
        </w:tc>
      </w:tr>
      <w:tr w:rsidR="002837A9" w:rsidRPr="00317A34" w14:paraId="65899564" w14:textId="77777777" w:rsidTr="002837A9">
        <w:trPr>
          <w:trHeight w:val="300"/>
        </w:trPr>
        <w:tc>
          <w:tcPr>
            <w:tcW w:w="1097" w:type="dxa"/>
            <w:noWrap/>
            <w:vAlign w:val="bottom"/>
            <w:hideMark/>
          </w:tcPr>
          <w:p w14:paraId="715EEE8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20</w:t>
            </w:r>
          </w:p>
        </w:tc>
        <w:tc>
          <w:tcPr>
            <w:tcW w:w="960" w:type="dxa"/>
            <w:noWrap/>
            <w:vAlign w:val="bottom"/>
            <w:hideMark/>
          </w:tcPr>
          <w:p w14:paraId="61F278A1"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2E0A976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112.5</w:t>
            </w:r>
          </w:p>
        </w:tc>
        <w:tc>
          <w:tcPr>
            <w:tcW w:w="960" w:type="dxa"/>
            <w:noWrap/>
            <w:vAlign w:val="bottom"/>
            <w:hideMark/>
          </w:tcPr>
          <w:p w14:paraId="675FE964"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15.5</w:t>
            </w:r>
          </w:p>
        </w:tc>
      </w:tr>
      <w:tr w:rsidR="002837A9" w:rsidRPr="00317A34" w14:paraId="72200911" w14:textId="77777777" w:rsidTr="002837A9">
        <w:trPr>
          <w:trHeight w:val="300"/>
        </w:trPr>
        <w:tc>
          <w:tcPr>
            <w:tcW w:w="1097" w:type="dxa"/>
            <w:noWrap/>
            <w:vAlign w:val="bottom"/>
            <w:hideMark/>
          </w:tcPr>
          <w:p w14:paraId="6A350507"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25</w:t>
            </w:r>
          </w:p>
        </w:tc>
        <w:tc>
          <w:tcPr>
            <w:tcW w:w="960" w:type="dxa"/>
            <w:noWrap/>
            <w:vAlign w:val="bottom"/>
            <w:hideMark/>
          </w:tcPr>
          <w:p w14:paraId="0F0EC65F"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44DCE26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115</w:t>
            </w:r>
          </w:p>
        </w:tc>
        <w:tc>
          <w:tcPr>
            <w:tcW w:w="960" w:type="dxa"/>
            <w:noWrap/>
            <w:vAlign w:val="bottom"/>
            <w:hideMark/>
          </w:tcPr>
          <w:p w14:paraId="68E69CF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12.4</w:t>
            </w:r>
          </w:p>
        </w:tc>
      </w:tr>
      <w:tr w:rsidR="002837A9" w:rsidRPr="00317A34" w14:paraId="7BF8A0D3" w14:textId="77777777" w:rsidTr="002837A9">
        <w:trPr>
          <w:trHeight w:val="300"/>
        </w:trPr>
        <w:tc>
          <w:tcPr>
            <w:tcW w:w="1097" w:type="dxa"/>
            <w:noWrap/>
            <w:vAlign w:val="bottom"/>
            <w:hideMark/>
          </w:tcPr>
          <w:p w14:paraId="5208B58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30</w:t>
            </w:r>
          </w:p>
        </w:tc>
        <w:tc>
          <w:tcPr>
            <w:tcW w:w="960" w:type="dxa"/>
            <w:noWrap/>
            <w:vAlign w:val="bottom"/>
            <w:hideMark/>
          </w:tcPr>
          <w:p w14:paraId="3327F818"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1F658F95"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117.3</w:t>
            </w:r>
          </w:p>
        </w:tc>
        <w:tc>
          <w:tcPr>
            <w:tcW w:w="960" w:type="dxa"/>
            <w:noWrap/>
            <w:vAlign w:val="bottom"/>
            <w:hideMark/>
          </w:tcPr>
          <w:p w14:paraId="1641F8F6"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16.6</w:t>
            </w:r>
          </w:p>
        </w:tc>
      </w:tr>
      <w:tr w:rsidR="002837A9" w:rsidRPr="00317A34" w14:paraId="19ED3E44" w14:textId="77777777" w:rsidTr="002837A9">
        <w:trPr>
          <w:trHeight w:val="300"/>
        </w:trPr>
        <w:tc>
          <w:tcPr>
            <w:tcW w:w="1097" w:type="dxa"/>
            <w:noWrap/>
            <w:vAlign w:val="bottom"/>
            <w:hideMark/>
          </w:tcPr>
          <w:p w14:paraId="0C3EA5F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35</w:t>
            </w:r>
          </w:p>
        </w:tc>
        <w:tc>
          <w:tcPr>
            <w:tcW w:w="960" w:type="dxa"/>
            <w:noWrap/>
            <w:vAlign w:val="bottom"/>
            <w:hideMark/>
          </w:tcPr>
          <w:p w14:paraId="5A72543E"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6F16A1FE"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120.6</w:t>
            </w:r>
          </w:p>
        </w:tc>
        <w:tc>
          <w:tcPr>
            <w:tcW w:w="960" w:type="dxa"/>
            <w:noWrap/>
            <w:vAlign w:val="bottom"/>
            <w:hideMark/>
          </w:tcPr>
          <w:p w14:paraId="5251747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21.3</w:t>
            </w:r>
          </w:p>
        </w:tc>
      </w:tr>
      <w:tr w:rsidR="002837A9" w:rsidRPr="00317A34" w14:paraId="6472887A" w14:textId="77777777" w:rsidTr="002837A9">
        <w:trPr>
          <w:trHeight w:val="300"/>
        </w:trPr>
        <w:tc>
          <w:tcPr>
            <w:tcW w:w="1097" w:type="dxa"/>
            <w:noWrap/>
            <w:vAlign w:val="bottom"/>
            <w:hideMark/>
          </w:tcPr>
          <w:p w14:paraId="3D7A6C0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40</w:t>
            </w:r>
          </w:p>
        </w:tc>
        <w:tc>
          <w:tcPr>
            <w:tcW w:w="960" w:type="dxa"/>
            <w:noWrap/>
            <w:vAlign w:val="bottom"/>
            <w:hideMark/>
          </w:tcPr>
          <w:p w14:paraId="1C901527"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5E88384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120.1</w:t>
            </w:r>
          </w:p>
        </w:tc>
        <w:tc>
          <w:tcPr>
            <w:tcW w:w="960" w:type="dxa"/>
            <w:noWrap/>
            <w:vAlign w:val="bottom"/>
            <w:hideMark/>
          </w:tcPr>
          <w:p w14:paraId="2AE3139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22.2</w:t>
            </w:r>
          </w:p>
        </w:tc>
      </w:tr>
      <w:tr w:rsidR="002837A9" w:rsidRPr="00317A34" w14:paraId="52E354F7" w14:textId="77777777" w:rsidTr="002837A9">
        <w:trPr>
          <w:trHeight w:val="300"/>
        </w:trPr>
        <w:tc>
          <w:tcPr>
            <w:tcW w:w="1097" w:type="dxa"/>
            <w:noWrap/>
            <w:vAlign w:val="bottom"/>
            <w:hideMark/>
          </w:tcPr>
          <w:p w14:paraId="18EA924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45</w:t>
            </w:r>
          </w:p>
        </w:tc>
        <w:tc>
          <w:tcPr>
            <w:tcW w:w="960" w:type="dxa"/>
            <w:noWrap/>
            <w:vAlign w:val="bottom"/>
            <w:hideMark/>
          </w:tcPr>
          <w:p w14:paraId="79F98A99"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7546F84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126.9</w:t>
            </w:r>
          </w:p>
        </w:tc>
        <w:tc>
          <w:tcPr>
            <w:tcW w:w="960" w:type="dxa"/>
            <w:noWrap/>
            <w:vAlign w:val="bottom"/>
            <w:hideMark/>
          </w:tcPr>
          <w:p w14:paraId="3EAECC60"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24.4</w:t>
            </w:r>
          </w:p>
        </w:tc>
      </w:tr>
      <w:tr w:rsidR="002837A9" w:rsidRPr="00317A34" w14:paraId="1CADB2DD" w14:textId="77777777" w:rsidTr="002837A9">
        <w:trPr>
          <w:trHeight w:val="300"/>
        </w:trPr>
        <w:tc>
          <w:tcPr>
            <w:tcW w:w="1097" w:type="dxa"/>
            <w:noWrap/>
            <w:vAlign w:val="bottom"/>
            <w:hideMark/>
          </w:tcPr>
          <w:p w14:paraId="763F7C9E"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50</w:t>
            </w:r>
          </w:p>
        </w:tc>
        <w:tc>
          <w:tcPr>
            <w:tcW w:w="960" w:type="dxa"/>
            <w:noWrap/>
            <w:vAlign w:val="bottom"/>
            <w:hideMark/>
          </w:tcPr>
          <w:p w14:paraId="7C9CA105"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1FDA451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127.4</w:t>
            </w:r>
          </w:p>
        </w:tc>
        <w:tc>
          <w:tcPr>
            <w:tcW w:w="960" w:type="dxa"/>
            <w:noWrap/>
            <w:vAlign w:val="bottom"/>
            <w:hideMark/>
          </w:tcPr>
          <w:p w14:paraId="139A2C9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27.6</w:t>
            </w:r>
          </w:p>
        </w:tc>
      </w:tr>
      <w:tr w:rsidR="002837A9" w:rsidRPr="00317A34" w14:paraId="44DD6DD1" w14:textId="77777777" w:rsidTr="002837A9">
        <w:trPr>
          <w:trHeight w:val="300"/>
        </w:trPr>
        <w:tc>
          <w:tcPr>
            <w:tcW w:w="1097" w:type="dxa"/>
            <w:noWrap/>
            <w:vAlign w:val="bottom"/>
            <w:hideMark/>
          </w:tcPr>
          <w:p w14:paraId="4EB3947D"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55</w:t>
            </w:r>
          </w:p>
        </w:tc>
        <w:tc>
          <w:tcPr>
            <w:tcW w:w="960" w:type="dxa"/>
            <w:noWrap/>
            <w:vAlign w:val="bottom"/>
            <w:hideMark/>
          </w:tcPr>
          <w:p w14:paraId="5A544ED5"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6F612FE5"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124.3</w:t>
            </w:r>
          </w:p>
        </w:tc>
        <w:tc>
          <w:tcPr>
            <w:tcW w:w="960" w:type="dxa"/>
            <w:noWrap/>
            <w:vAlign w:val="bottom"/>
            <w:hideMark/>
          </w:tcPr>
          <w:p w14:paraId="7E77615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24.5</w:t>
            </w:r>
          </w:p>
        </w:tc>
      </w:tr>
      <w:tr w:rsidR="002837A9" w:rsidRPr="00317A34" w14:paraId="692E50BD" w14:textId="77777777" w:rsidTr="002837A9">
        <w:trPr>
          <w:trHeight w:val="300"/>
        </w:trPr>
        <w:tc>
          <w:tcPr>
            <w:tcW w:w="1097" w:type="dxa"/>
            <w:noWrap/>
            <w:vAlign w:val="bottom"/>
            <w:hideMark/>
          </w:tcPr>
          <w:p w14:paraId="7DCABB78"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60</w:t>
            </w:r>
          </w:p>
        </w:tc>
        <w:tc>
          <w:tcPr>
            <w:tcW w:w="960" w:type="dxa"/>
            <w:noWrap/>
            <w:vAlign w:val="bottom"/>
            <w:hideMark/>
          </w:tcPr>
          <w:p w14:paraId="6586F4E9"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056E747A"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124.7</w:t>
            </w:r>
          </w:p>
        </w:tc>
        <w:tc>
          <w:tcPr>
            <w:tcW w:w="960" w:type="dxa"/>
            <w:noWrap/>
            <w:vAlign w:val="bottom"/>
            <w:hideMark/>
          </w:tcPr>
          <w:p w14:paraId="79771A06"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23.4</w:t>
            </w:r>
          </w:p>
        </w:tc>
      </w:tr>
      <w:tr w:rsidR="002837A9" w:rsidRPr="00317A34" w14:paraId="68A9EEA4" w14:textId="77777777" w:rsidTr="002837A9">
        <w:trPr>
          <w:trHeight w:val="300"/>
        </w:trPr>
        <w:tc>
          <w:tcPr>
            <w:tcW w:w="1097" w:type="dxa"/>
            <w:noWrap/>
            <w:vAlign w:val="bottom"/>
            <w:hideMark/>
          </w:tcPr>
          <w:p w14:paraId="30DC468A"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65</w:t>
            </w:r>
          </w:p>
        </w:tc>
        <w:tc>
          <w:tcPr>
            <w:tcW w:w="960" w:type="dxa"/>
            <w:noWrap/>
            <w:vAlign w:val="bottom"/>
            <w:hideMark/>
          </w:tcPr>
          <w:p w14:paraId="0D8AFAD8"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27C5FAB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129.5</w:t>
            </w:r>
          </w:p>
        </w:tc>
        <w:tc>
          <w:tcPr>
            <w:tcW w:w="960" w:type="dxa"/>
            <w:noWrap/>
            <w:vAlign w:val="bottom"/>
            <w:hideMark/>
          </w:tcPr>
          <w:p w14:paraId="71306545"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24.9</w:t>
            </w:r>
          </w:p>
        </w:tc>
      </w:tr>
      <w:tr w:rsidR="002837A9" w:rsidRPr="00317A34" w14:paraId="12C1BE41" w14:textId="77777777" w:rsidTr="002837A9">
        <w:trPr>
          <w:trHeight w:val="300"/>
        </w:trPr>
        <w:tc>
          <w:tcPr>
            <w:tcW w:w="1097" w:type="dxa"/>
            <w:noWrap/>
            <w:vAlign w:val="bottom"/>
            <w:hideMark/>
          </w:tcPr>
          <w:p w14:paraId="5A34FD0B"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70</w:t>
            </w:r>
          </w:p>
        </w:tc>
        <w:tc>
          <w:tcPr>
            <w:tcW w:w="960" w:type="dxa"/>
            <w:noWrap/>
            <w:vAlign w:val="bottom"/>
            <w:hideMark/>
          </w:tcPr>
          <w:p w14:paraId="3DDC6550"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4B27917E"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132.4</w:t>
            </w:r>
          </w:p>
        </w:tc>
        <w:tc>
          <w:tcPr>
            <w:tcW w:w="960" w:type="dxa"/>
            <w:noWrap/>
            <w:vAlign w:val="bottom"/>
            <w:hideMark/>
          </w:tcPr>
          <w:p w14:paraId="48056A09"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23</w:t>
            </w:r>
          </w:p>
        </w:tc>
      </w:tr>
      <w:tr w:rsidR="002837A9" w:rsidRPr="00317A34" w14:paraId="31751283" w14:textId="77777777" w:rsidTr="002837A9">
        <w:trPr>
          <w:trHeight w:val="300"/>
        </w:trPr>
        <w:tc>
          <w:tcPr>
            <w:tcW w:w="1097" w:type="dxa"/>
            <w:noWrap/>
            <w:vAlign w:val="bottom"/>
            <w:hideMark/>
          </w:tcPr>
          <w:p w14:paraId="2DAC7511"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75</w:t>
            </w:r>
          </w:p>
        </w:tc>
        <w:tc>
          <w:tcPr>
            <w:tcW w:w="960" w:type="dxa"/>
            <w:noWrap/>
            <w:vAlign w:val="bottom"/>
            <w:hideMark/>
          </w:tcPr>
          <w:p w14:paraId="4C13E285"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31E5DDE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128.1</w:t>
            </w:r>
          </w:p>
        </w:tc>
        <w:tc>
          <w:tcPr>
            <w:tcW w:w="960" w:type="dxa"/>
            <w:noWrap/>
            <w:vAlign w:val="bottom"/>
            <w:hideMark/>
          </w:tcPr>
          <w:p w14:paraId="5A7E119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27.4</w:t>
            </w:r>
          </w:p>
        </w:tc>
      </w:tr>
      <w:tr w:rsidR="002837A9" w:rsidRPr="00317A34" w14:paraId="04A845BA" w14:textId="77777777" w:rsidTr="002837A9">
        <w:trPr>
          <w:trHeight w:val="300"/>
        </w:trPr>
        <w:tc>
          <w:tcPr>
            <w:tcW w:w="1097" w:type="dxa"/>
            <w:noWrap/>
            <w:vAlign w:val="bottom"/>
            <w:hideMark/>
          </w:tcPr>
          <w:p w14:paraId="73540AD2"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80</w:t>
            </w:r>
          </w:p>
        </w:tc>
        <w:tc>
          <w:tcPr>
            <w:tcW w:w="960" w:type="dxa"/>
            <w:noWrap/>
            <w:vAlign w:val="bottom"/>
            <w:hideMark/>
          </w:tcPr>
          <w:p w14:paraId="7A301551"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21AECE85"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133.2</w:t>
            </w:r>
          </w:p>
        </w:tc>
        <w:tc>
          <w:tcPr>
            <w:tcW w:w="960" w:type="dxa"/>
            <w:noWrap/>
            <w:vAlign w:val="bottom"/>
            <w:hideMark/>
          </w:tcPr>
          <w:p w14:paraId="4A35952A"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24.7</w:t>
            </w:r>
          </w:p>
        </w:tc>
      </w:tr>
      <w:tr w:rsidR="002837A9" w:rsidRPr="00317A34" w14:paraId="549DE79E" w14:textId="77777777" w:rsidTr="002837A9">
        <w:trPr>
          <w:trHeight w:val="300"/>
        </w:trPr>
        <w:tc>
          <w:tcPr>
            <w:tcW w:w="1097" w:type="dxa"/>
            <w:noWrap/>
            <w:vAlign w:val="bottom"/>
            <w:hideMark/>
          </w:tcPr>
          <w:p w14:paraId="46879F67"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85</w:t>
            </w:r>
          </w:p>
        </w:tc>
        <w:tc>
          <w:tcPr>
            <w:tcW w:w="960" w:type="dxa"/>
            <w:noWrap/>
            <w:vAlign w:val="bottom"/>
            <w:hideMark/>
          </w:tcPr>
          <w:p w14:paraId="5BFAFA0C" w14:textId="77777777" w:rsidR="002837A9" w:rsidRPr="00317A34" w:rsidRDefault="002837A9" w:rsidP="002837A9">
            <w:pPr>
              <w:spacing w:after="0" w:line="240" w:lineRule="auto"/>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male</w:t>
            </w:r>
          </w:p>
        </w:tc>
        <w:tc>
          <w:tcPr>
            <w:tcW w:w="960" w:type="dxa"/>
            <w:noWrap/>
            <w:vAlign w:val="bottom"/>
            <w:hideMark/>
          </w:tcPr>
          <w:p w14:paraId="46579113"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133.2</w:t>
            </w:r>
          </w:p>
        </w:tc>
        <w:tc>
          <w:tcPr>
            <w:tcW w:w="960" w:type="dxa"/>
            <w:noWrap/>
            <w:vAlign w:val="bottom"/>
            <w:hideMark/>
          </w:tcPr>
          <w:p w14:paraId="28656344" w14:textId="77777777" w:rsidR="002837A9" w:rsidRPr="00317A34" w:rsidRDefault="002837A9" w:rsidP="002837A9">
            <w:pPr>
              <w:spacing w:after="0" w:line="240" w:lineRule="auto"/>
              <w:jc w:val="right"/>
              <w:rPr>
                <w:rFonts w:ascii="Abadi ExtraLight" w:eastAsia="Times New Roman" w:hAnsi="Abadi ExtraLight" w:cs="Times New Roman"/>
                <w:color w:val="000000"/>
                <w:kern w:val="0"/>
                <w:sz w:val="24"/>
                <w:szCs w:val="24"/>
                <w:lang w:val="en-US"/>
                <w14:ligatures w14:val="none"/>
              </w:rPr>
            </w:pPr>
            <w:r w:rsidRPr="00317A34">
              <w:rPr>
                <w:rFonts w:ascii="Abadi ExtraLight" w:eastAsia="Times New Roman" w:hAnsi="Abadi ExtraLight" w:cs="Times New Roman"/>
                <w:color w:val="000000"/>
                <w:kern w:val="0"/>
                <w:sz w:val="24"/>
                <w:szCs w:val="24"/>
                <w:lang w:val="en-US"/>
                <w14:ligatures w14:val="none"/>
              </w:rPr>
              <w:t>24.7</w:t>
            </w:r>
          </w:p>
        </w:tc>
      </w:tr>
    </w:tbl>
    <w:p w14:paraId="378EBD2E" w14:textId="77777777" w:rsidR="002837A9" w:rsidRDefault="002837A9">
      <w:pPr>
        <w:rPr>
          <w:rFonts w:ascii="Source Sans Pro" w:hAnsi="Source Sans Pro"/>
          <w:b/>
          <w:bCs/>
          <w:color w:val="2E2E2E"/>
          <w:shd w:val="clear" w:color="auto" w:fill="FFFFFF"/>
        </w:rPr>
        <w:sectPr w:rsidR="002837A9" w:rsidSect="002837A9">
          <w:pgSz w:w="11906" w:h="16838" w:code="9"/>
          <w:pgMar w:top="1440" w:right="1440" w:bottom="1440" w:left="1440" w:header="709" w:footer="709" w:gutter="0"/>
          <w:cols w:space="708"/>
          <w:docGrid w:linePitch="360"/>
        </w:sectPr>
      </w:pPr>
    </w:p>
    <w:p w14:paraId="0C79B9CA" w14:textId="4F5A6E2B" w:rsidR="0041576F" w:rsidRPr="00FA48A7" w:rsidRDefault="0041576F" w:rsidP="006F5F53">
      <w:pPr>
        <w:rPr>
          <w:rFonts w:ascii="Arial" w:hAnsi="Arial" w:cs="Arial"/>
          <w:b/>
          <w:bCs/>
          <w:sz w:val="24"/>
          <w:szCs w:val="24"/>
        </w:rPr>
      </w:pPr>
      <w:r w:rsidRPr="00FA48A7">
        <w:rPr>
          <w:rFonts w:ascii="Arial" w:hAnsi="Arial" w:cs="Arial"/>
          <w:b/>
          <w:bCs/>
          <w:sz w:val="24"/>
          <w:szCs w:val="24"/>
        </w:rPr>
        <w:lastRenderedPageBreak/>
        <w:t xml:space="preserve">eSupplementary Table </w:t>
      </w:r>
      <w:r w:rsidR="00F51384">
        <w:rPr>
          <w:rFonts w:ascii="Arial" w:hAnsi="Arial" w:cs="Arial"/>
          <w:b/>
          <w:bCs/>
          <w:sz w:val="24"/>
          <w:szCs w:val="24"/>
        </w:rPr>
        <w:t>7</w:t>
      </w:r>
      <w:r w:rsidRPr="00FA48A7">
        <w:rPr>
          <w:rFonts w:ascii="Arial" w:hAnsi="Arial" w:cs="Arial"/>
          <w:b/>
          <w:bCs/>
          <w:sz w:val="24"/>
          <w:szCs w:val="24"/>
        </w:rPr>
        <w:t>.</w:t>
      </w:r>
      <w:r w:rsidRPr="00FA48A7">
        <w:rPr>
          <w:rFonts w:ascii="Source Sans Pro" w:hAnsi="Source Sans Pro"/>
          <w:color w:val="2E2E2E"/>
          <w:shd w:val="clear" w:color="auto" w:fill="FFFFFF"/>
        </w:rPr>
        <w:t xml:space="preserve"> </w:t>
      </w:r>
      <w:r w:rsidRPr="00FA48A7">
        <w:rPr>
          <w:rFonts w:ascii="Arial" w:hAnsi="Arial" w:cs="Arial"/>
          <w:sz w:val="24"/>
          <w:szCs w:val="24"/>
        </w:rPr>
        <w:t xml:space="preserve">Business-as-usual input parameter and epidemiological parameters and their sources for the base year (i.e. </w:t>
      </w:r>
      <w:r w:rsidR="005F2B1B" w:rsidRPr="00FA48A7">
        <w:rPr>
          <w:rFonts w:ascii="Arial" w:hAnsi="Arial" w:cs="Arial"/>
          <w:sz w:val="24"/>
          <w:szCs w:val="24"/>
        </w:rPr>
        <w:t>202</w:t>
      </w:r>
      <w:r w:rsidR="005F2B1B">
        <w:rPr>
          <w:rFonts w:ascii="Arial" w:hAnsi="Arial" w:cs="Arial"/>
          <w:sz w:val="24"/>
          <w:szCs w:val="24"/>
        </w:rPr>
        <w:t>3</w:t>
      </w:r>
      <w:r w:rsidRPr="00FA48A7">
        <w:rPr>
          <w:rFonts w:ascii="Arial" w:hAnsi="Arial" w:cs="Arial"/>
          <w:sz w:val="24"/>
          <w:szCs w:val="24"/>
        </w:rPr>
        <w:t>) and projections.</w:t>
      </w:r>
      <w:r w:rsidRPr="00FA48A7">
        <w:rPr>
          <w:rFonts w:ascii="Arial" w:hAnsi="Arial" w:cs="Arial"/>
          <w:b/>
          <w:bCs/>
          <w:sz w:val="24"/>
          <w:szCs w:val="24"/>
        </w:rPr>
        <w:t xml:space="preserve"> </w:t>
      </w:r>
    </w:p>
    <w:tbl>
      <w:tblPr>
        <w:tblStyle w:val="TableGrid"/>
        <w:tblW w:w="14742" w:type="dxa"/>
        <w:tblInd w:w="-5" w:type="dxa"/>
        <w:tblLook w:val="04A0" w:firstRow="1" w:lastRow="0" w:firstColumn="1" w:lastColumn="0" w:noHBand="0" w:noVBand="1"/>
      </w:tblPr>
      <w:tblGrid>
        <w:gridCol w:w="3119"/>
        <w:gridCol w:w="1984"/>
        <w:gridCol w:w="9639"/>
      </w:tblGrid>
      <w:tr w:rsidR="0041576F" w:rsidRPr="00FA48A7" w14:paraId="4F926BCF" w14:textId="77777777" w:rsidTr="007D1BA0">
        <w:trPr>
          <w:trHeight w:val="369"/>
          <w:tblHeader/>
        </w:trPr>
        <w:tc>
          <w:tcPr>
            <w:tcW w:w="3119" w:type="dxa"/>
            <w:shd w:val="clear" w:color="auto" w:fill="D9D9D9" w:themeFill="background1" w:themeFillShade="D9"/>
          </w:tcPr>
          <w:p w14:paraId="34D92611" w14:textId="77777777" w:rsidR="0041576F" w:rsidRPr="00FA48A7" w:rsidRDefault="0041576F" w:rsidP="006F5F53">
            <w:pPr>
              <w:rPr>
                <w:rFonts w:ascii="Abadi ExtraLight" w:hAnsi="Abadi ExtraLight" w:cs="Arial"/>
                <w:b/>
                <w:bCs/>
                <w:color w:val="000000" w:themeColor="text1"/>
                <w:sz w:val="24"/>
                <w:szCs w:val="24"/>
              </w:rPr>
            </w:pPr>
            <w:r w:rsidRPr="00FA48A7">
              <w:rPr>
                <w:rFonts w:ascii="Abadi ExtraLight" w:hAnsi="Abadi ExtraLight" w:cs="Arial"/>
                <w:b/>
                <w:bCs/>
                <w:color w:val="000000" w:themeColor="text1"/>
                <w:sz w:val="24"/>
                <w:szCs w:val="24"/>
              </w:rPr>
              <w:t>Parameter</w:t>
            </w:r>
          </w:p>
        </w:tc>
        <w:tc>
          <w:tcPr>
            <w:tcW w:w="1984" w:type="dxa"/>
            <w:shd w:val="clear" w:color="auto" w:fill="D9D9D9" w:themeFill="background1" w:themeFillShade="D9"/>
          </w:tcPr>
          <w:p w14:paraId="0996300C" w14:textId="77777777" w:rsidR="0041576F" w:rsidRPr="00FA48A7" w:rsidRDefault="0041576F" w:rsidP="006F5F53">
            <w:pPr>
              <w:rPr>
                <w:rFonts w:ascii="Abadi ExtraLight" w:hAnsi="Abadi ExtraLight" w:cs="Arial"/>
                <w:b/>
                <w:bCs/>
                <w:color w:val="000000" w:themeColor="text1"/>
                <w:sz w:val="24"/>
                <w:szCs w:val="24"/>
              </w:rPr>
            </w:pPr>
            <w:r w:rsidRPr="00FA48A7">
              <w:rPr>
                <w:rFonts w:ascii="Abadi ExtraLight" w:hAnsi="Abadi ExtraLight" w:cs="Arial"/>
                <w:b/>
                <w:bCs/>
                <w:color w:val="000000" w:themeColor="text1"/>
                <w:sz w:val="24"/>
                <w:szCs w:val="24"/>
              </w:rPr>
              <w:t>Data Source</w:t>
            </w:r>
          </w:p>
        </w:tc>
        <w:tc>
          <w:tcPr>
            <w:tcW w:w="9639" w:type="dxa"/>
            <w:shd w:val="clear" w:color="auto" w:fill="D9D9D9" w:themeFill="background1" w:themeFillShade="D9"/>
          </w:tcPr>
          <w:p w14:paraId="61BDF5FA" w14:textId="77777777" w:rsidR="0041576F" w:rsidRPr="00FA48A7" w:rsidRDefault="0041576F" w:rsidP="006F5F53">
            <w:pPr>
              <w:rPr>
                <w:rFonts w:ascii="Abadi ExtraLight" w:hAnsi="Abadi ExtraLight" w:cs="Arial"/>
                <w:b/>
                <w:bCs/>
                <w:color w:val="000000" w:themeColor="text1"/>
                <w:sz w:val="24"/>
                <w:szCs w:val="24"/>
              </w:rPr>
            </w:pPr>
            <w:r w:rsidRPr="00FA48A7">
              <w:rPr>
                <w:rFonts w:ascii="Abadi ExtraLight" w:hAnsi="Abadi ExtraLight" w:cs="Arial"/>
                <w:b/>
                <w:bCs/>
                <w:color w:val="000000" w:themeColor="text1"/>
                <w:sz w:val="24"/>
                <w:szCs w:val="24"/>
              </w:rPr>
              <w:t xml:space="preserve">Model assumptions </w:t>
            </w:r>
          </w:p>
        </w:tc>
      </w:tr>
      <w:tr w:rsidR="0041576F" w:rsidRPr="00FA48A7" w14:paraId="60899473" w14:textId="77777777" w:rsidTr="007D1BA0">
        <w:trPr>
          <w:trHeight w:val="225"/>
        </w:trPr>
        <w:tc>
          <w:tcPr>
            <w:tcW w:w="3119" w:type="dxa"/>
            <w:shd w:val="clear" w:color="auto" w:fill="D9D9D9" w:themeFill="background1" w:themeFillShade="D9"/>
          </w:tcPr>
          <w:p w14:paraId="3F3EC4EF"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Intervention  </w:t>
            </w:r>
          </w:p>
        </w:tc>
        <w:tc>
          <w:tcPr>
            <w:tcW w:w="1984" w:type="dxa"/>
            <w:shd w:val="clear" w:color="auto" w:fill="D9D9D9" w:themeFill="background1" w:themeFillShade="D9"/>
          </w:tcPr>
          <w:p w14:paraId="6615CB68" w14:textId="77777777" w:rsidR="0041576F" w:rsidRPr="00FA48A7" w:rsidRDefault="0041576F" w:rsidP="006F5F53">
            <w:pPr>
              <w:rPr>
                <w:rFonts w:ascii="Abadi ExtraLight" w:hAnsi="Abadi ExtraLight" w:cs="Arial"/>
                <w:color w:val="000000" w:themeColor="text1"/>
              </w:rPr>
            </w:pPr>
          </w:p>
        </w:tc>
        <w:tc>
          <w:tcPr>
            <w:tcW w:w="9639" w:type="dxa"/>
            <w:shd w:val="clear" w:color="auto" w:fill="D9D9D9" w:themeFill="background1" w:themeFillShade="D9"/>
          </w:tcPr>
          <w:p w14:paraId="6D2932AA" w14:textId="77777777" w:rsidR="0041576F" w:rsidRPr="00FA48A7" w:rsidRDefault="0041576F" w:rsidP="006F5F53">
            <w:pPr>
              <w:rPr>
                <w:rFonts w:ascii="Abadi ExtraLight" w:hAnsi="Abadi ExtraLight" w:cs="Arial"/>
                <w:color w:val="000000" w:themeColor="text1"/>
              </w:rPr>
            </w:pPr>
          </w:p>
        </w:tc>
      </w:tr>
      <w:tr w:rsidR="0041576F" w:rsidRPr="00FA48A7" w14:paraId="7F5CFF26" w14:textId="77777777" w:rsidTr="007D1BA0">
        <w:trPr>
          <w:trHeight w:val="225"/>
        </w:trPr>
        <w:tc>
          <w:tcPr>
            <w:tcW w:w="3119" w:type="dxa"/>
            <w:shd w:val="clear" w:color="auto" w:fill="FFFFFF" w:themeFill="background1"/>
          </w:tcPr>
          <w:p w14:paraId="1910E0D0" w14:textId="6C4FC371" w:rsidR="0041576F" w:rsidRPr="00FA48A7" w:rsidRDefault="0041576F" w:rsidP="006F5F53">
            <w:pPr>
              <w:rPr>
                <w:rFonts w:ascii="Abadi ExtraLight" w:hAnsi="Abadi ExtraLight" w:cs="Arial"/>
              </w:rPr>
            </w:pPr>
            <w:r w:rsidRPr="00FA48A7">
              <w:rPr>
                <w:rFonts w:ascii="Abadi ExtraLight" w:hAnsi="Abadi ExtraLight" w:cs="Arial"/>
              </w:rPr>
              <w:t>Distribution of individuals by</w:t>
            </w:r>
            <w:r w:rsidR="00C01C1E">
              <w:rPr>
                <w:rFonts w:ascii="Abadi ExtraLight" w:hAnsi="Abadi ExtraLight" w:cs="Arial"/>
              </w:rPr>
              <w:t xml:space="preserve"> age and sex</w:t>
            </w:r>
          </w:p>
        </w:tc>
        <w:tc>
          <w:tcPr>
            <w:tcW w:w="1984" w:type="dxa"/>
            <w:shd w:val="clear" w:color="auto" w:fill="FFFFFF" w:themeFill="background1"/>
          </w:tcPr>
          <w:p w14:paraId="378D47A8" w14:textId="1090E4C3" w:rsidR="0041576F" w:rsidRPr="00FA48A7" w:rsidRDefault="006D5B9C" w:rsidP="006F5F53">
            <w:pPr>
              <w:rPr>
                <w:rFonts w:ascii="Abadi ExtraLight" w:hAnsi="Abadi ExtraLight" w:cs="Arial"/>
              </w:rPr>
            </w:pPr>
            <w:r>
              <w:rPr>
                <w:rFonts w:ascii="Abadi ExtraLight" w:hAnsi="Abadi ExtraLight" w:cs="Arial"/>
              </w:rPr>
              <w:t>NSO</w:t>
            </w:r>
            <w:r w:rsidR="0041576F" w:rsidRPr="00FA48A7">
              <w:rPr>
                <w:rFonts w:ascii="Abadi ExtraLight" w:hAnsi="Abadi ExtraLight" w:cs="Arial"/>
              </w:rPr>
              <w:t xml:space="preserve"> (202</w:t>
            </w:r>
            <w:r w:rsidR="00850984" w:rsidRPr="00FA48A7">
              <w:rPr>
                <w:rFonts w:ascii="Abadi ExtraLight" w:hAnsi="Abadi ExtraLight" w:cs="Arial"/>
              </w:rPr>
              <w:t>5</w:t>
            </w:r>
            <w:r w:rsidR="0041576F" w:rsidRPr="00FA48A7">
              <w:rPr>
                <w:rFonts w:ascii="Abadi ExtraLight" w:hAnsi="Abadi ExtraLight" w:cs="Arial"/>
              </w:rPr>
              <w:t>)</w:t>
            </w:r>
          </w:p>
        </w:tc>
        <w:tc>
          <w:tcPr>
            <w:tcW w:w="9639" w:type="dxa"/>
            <w:shd w:val="clear" w:color="auto" w:fill="FFFFFF" w:themeFill="background1"/>
          </w:tcPr>
          <w:p w14:paraId="4202C56F" w14:textId="539BDFB1" w:rsidR="0041576F" w:rsidRPr="00FA48A7" w:rsidRDefault="0041576F" w:rsidP="006F5F53">
            <w:pPr>
              <w:rPr>
                <w:rFonts w:ascii="Abadi ExtraLight" w:hAnsi="Abadi ExtraLight" w:cs="Arial"/>
              </w:rPr>
            </w:pPr>
            <w:r w:rsidRPr="00FA48A7">
              <w:rPr>
                <w:rFonts w:ascii="Abadi ExtraLight" w:hAnsi="Abadi ExtraLight" w:cs="Arial"/>
              </w:rPr>
              <w:t xml:space="preserve">Data on mean predicted </w:t>
            </w:r>
            <w:r w:rsidR="00850984" w:rsidRPr="00FA48A7">
              <w:rPr>
                <w:rFonts w:ascii="Abadi ExtraLight" w:hAnsi="Abadi ExtraLight" w:cs="Arial"/>
              </w:rPr>
              <w:t>SBP</w:t>
            </w:r>
            <w:r w:rsidRPr="00FA48A7">
              <w:rPr>
                <w:rFonts w:ascii="Abadi ExtraLight" w:hAnsi="Abadi ExtraLight" w:cs="Arial"/>
              </w:rPr>
              <w:t xml:space="preserve"> by age</w:t>
            </w:r>
            <w:r w:rsidR="00C01C1E">
              <w:rPr>
                <w:rFonts w:ascii="Abadi ExtraLight" w:hAnsi="Abadi ExtraLight" w:cs="Arial"/>
              </w:rPr>
              <w:t xml:space="preserve"> and sex</w:t>
            </w:r>
            <w:r w:rsidRPr="00FA48A7">
              <w:rPr>
                <w:rFonts w:ascii="Abadi ExtraLight" w:hAnsi="Abadi ExtraLight" w:cs="Arial"/>
              </w:rPr>
              <w:t xml:space="preserve"> were used to specify the </w:t>
            </w:r>
            <w:r w:rsidR="00AF2FC8" w:rsidRPr="00FA48A7">
              <w:rPr>
                <w:rFonts w:ascii="Abadi ExtraLight" w:hAnsi="Abadi ExtraLight" w:cs="Arial"/>
              </w:rPr>
              <w:t>SBP</w:t>
            </w:r>
            <w:r w:rsidRPr="00FA48A7">
              <w:rPr>
                <w:rFonts w:ascii="Abadi ExtraLight" w:hAnsi="Abadi ExtraLight" w:cs="Arial"/>
              </w:rPr>
              <w:t xml:space="preserve"> distribution for baseline population in </w:t>
            </w:r>
            <w:r w:rsidR="00900A99" w:rsidRPr="00FA48A7">
              <w:rPr>
                <w:rFonts w:ascii="Abadi ExtraLight" w:hAnsi="Abadi ExtraLight" w:cs="Arial"/>
              </w:rPr>
              <w:t>2023</w:t>
            </w:r>
            <w:r w:rsidRPr="00FA48A7">
              <w:rPr>
                <w:rFonts w:ascii="Abadi ExtraLight" w:hAnsi="Abadi ExtraLight" w:cs="Arial"/>
              </w:rPr>
              <w:t>, using data from</w:t>
            </w:r>
            <w:r w:rsidR="00AF2FC8" w:rsidRPr="00FA48A7">
              <w:rPr>
                <w:rFonts w:ascii="Abadi ExtraLight" w:hAnsi="Abadi ExtraLight" w:cs="Arial"/>
              </w:rPr>
              <w:t xml:space="preserve"> Nepal Demographic Health Survey</w:t>
            </w:r>
            <w:r w:rsidRPr="00FA48A7">
              <w:rPr>
                <w:rFonts w:ascii="Abadi ExtraLight" w:hAnsi="Abadi ExtraLight" w:cs="Arial"/>
              </w:rPr>
              <w:t>.</w:t>
            </w:r>
            <w:r w:rsidR="00403FAE">
              <w:rPr>
                <w:rFonts w:ascii="Abadi ExtraLight" w:hAnsi="Abadi ExtraLight" w:cs="Arial"/>
              </w:rPr>
              <w:t xml:space="preserve"> We used a baseline population of 29.</w:t>
            </w:r>
            <w:r w:rsidR="00D611FF">
              <w:rPr>
                <w:rFonts w:ascii="Abadi ExtraLight" w:hAnsi="Abadi ExtraLight" w:cs="Arial"/>
              </w:rPr>
              <w:t>1</w:t>
            </w:r>
            <w:r w:rsidR="00403FAE">
              <w:rPr>
                <w:rFonts w:ascii="Abadi ExtraLight" w:hAnsi="Abadi ExtraLight" w:cs="Arial"/>
              </w:rPr>
              <w:t xml:space="preserve"> million based on Nepal Statistics Office (NSO) </w:t>
            </w:r>
            <w:r w:rsidR="003D5199">
              <w:rPr>
                <w:rFonts w:ascii="Abadi ExtraLight" w:hAnsi="Abadi ExtraLight" w:cs="Arial"/>
              </w:rPr>
              <w:t xml:space="preserve">stratified by sex for baseline in </w:t>
            </w:r>
            <w:r w:rsidR="00403FAE">
              <w:rPr>
                <w:rFonts w:ascii="Abadi ExtraLight" w:hAnsi="Abadi ExtraLight" w:cs="Arial"/>
              </w:rPr>
              <w:t>202</w:t>
            </w:r>
            <w:r w:rsidR="006045E6">
              <w:rPr>
                <w:rFonts w:ascii="Abadi ExtraLight" w:hAnsi="Abadi ExtraLight" w:cs="Arial"/>
              </w:rPr>
              <w:t>3</w:t>
            </w:r>
            <w:r w:rsidR="00403FAE">
              <w:rPr>
                <w:rFonts w:ascii="Abadi ExtraLight" w:hAnsi="Abadi ExtraLight" w:cs="Arial"/>
              </w:rPr>
              <w:t>.</w:t>
            </w:r>
          </w:p>
        </w:tc>
      </w:tr>
      <w:tr w:rsidR="0041576F" w:rsidRPr="00FA48A7" w14:paraId="4CA10BE0" w14:textId="77777777" w:rsidTr="007D1BA0">
        <w:trPr>
          <w:trHeight w:val="225"/>
        </w:trPr>
        <w:tc>
          <w:tcPr>
            <w:tcW w:w="3119" w:type="dxa"/>
            <w:shd w:val="clear" w:color="auto" w:fill="FFFFFF" w:themeFill="background1"/>
          </w:tcPr>
          <w:p w14:paraId="2DB54E1D"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Time exposed (Y)</w:t>
            </w:r>
          </w:p>
        </w:tc>
        <w:tc>
          <w:tcPr>
            <w:tcW w:w="1984" w:type="dxa"/>
            <w:shd w:val="clear" w:color="auto" w:fill="FFFFFF" w:themeFill="background1"/>
          </w:tcPr>
          <w:p w14:paraId="1F828B60"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Assumed</w:t>
            </w:r>
          </w:p>
        </w:tc>
        <w:tc>
          <w:tcPr>
            <w:tcW w:w="9639" w:type="dxa"/>
            <w:shd w:val="clear" w:color="auto" w:fill="FFFFFF" w:themeFill="background1"/>
          </w:tcPr>
          <w:p w14:paraId="6E29975F" w14:textId="399EF86A"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We assumed shifting </w:t>
            </w:r>
            <w:r w:rsidR="00AF2FC8" w:rsidRPr="00FA48A7">
              <w:rPr>
                <w:rFonts w:ascii="Abadi ExtraLight" w:hAnsi="Abadi ExtraLight" w:cs="Arial"/>
                <w:color w:val="000000" w:themeColor="text1"/>
              </w:rPr>
              <w:t>SBP</w:t>
            </w:r>
            <w:r w:rsidRPr="00FA48A7">
              <w:rPr>
                <w:rFonts w:ascii="Abadi ExtraLight" w:hAnsi="Abadi ExtraLight" w:cs="Arial"/>
                <w:color w:val="000000" w:themeColor="text1"/>
              </w:rPr>
              <w:t xml:space="preserve"> distribution impacts individual’s total exposure history. This time exposed was then used with the intervention effect size.</w:t>
            </w:r>
          </w:p>
        </w:tc>
      </w:tr>
      <w:tr w:rsidR="0041576F" w:rsidRPr="00FA48A7" w14:paraId="66CAB000" w14:textId="77777777" w:rsidTr="007D1BA0">
        <w:trPr>
          <w:trHeight w:val="289"/>
        </w:trPr>
        <w:tc>
          <w:tcPr>
            <w:tcW w:w="3119" w:type="dxa"/>
            <w:shd w:val="clear" w:color="auto" w:fill="FFFFFF" w:themeFill="background1"/>
          </w:tcPr>
          <w:p w14:paraId="59516DA9"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rPr>
              <w:t>Actual intervention = Δ BMI (kg/m2)</w:t>
            </w:r>
          </w:p>
        </w:tc>
        <w:tc>
          <w:tcPr>
            <w:tcW w:w="1984" w:type="dxa"/>
            <w:shd w:val="clear" w:color="auto" w:fill="FFFFFF" w:themeFill="background1"/>
          </w:tcPr>
          <w:p w14:paraId="23E8CBB5"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i/>
                <w:iCs/>
              </w:rPr>
              <w:t>(Author specified)</w:t>
            </w:r>
          </w:p>
        </w:tc>
        <w:tc>
          <w:tcPr>
            <w:tcW w:w="9639" w:type="dxa"/>
            <w:shd w:val="clear" w:color="auto" w:fill="FFFFFF" w:themeFill="background1"/>
          </w:tcPr>
          <w:p w14:paraId="34DB9407" w14:textId="5D9BC5C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For those with high </w:t>
            </w:r>
            <w:r w:rsidR="003551C4" w:rsidRPr="00FA48A7">
              <w:rPr>
                <w:rFonts w:ascii="Abadi ExtraLight" w:hAnsi="Abadi ExtraLight" w:cs="Arial"/>
                <w:color w:val="000000" w:themeColor="text1"/>
              </w:rPr>
              <w:t xml:space="preserve">SBP </w:t>
            </w:r>
            <w:r w:rsidR="001C4589" w:rsidRPr="00FA48A7">
              <w:rPr>
                <w:rFonts w:ascii="Abadi ExtraLight" w:hAnsi="Abadi ExtraLight" w:cs="Arial"/>
                <w:color w:val="000000" w:themeColor="text1"/>
              </w:rPr>
              <w:t>(≥140 mmHg)</w:t>
            </w:r>
            <w:r w:rsidRPr="00FA48A7">
              <w:rPr>
                <w:rFonts w:ascii="Abadi ExtraLight" w:hAnsi="Abadi ExtraLight" w:cs="Arial"/>
                <w:color w:val="000000" w:themeColor="text1"/>
              </w:rPr>
              <w:t xml:space="preserve">, the actual intervention was defined as shifting mean </w:t>
            </w:r>
            <w:r w:rsidR="003551C4" w:rsidRPr="00FA48A7">
              <w:rPr>
                <w:rFonts w:ascii="Abadi ExtraLight" w:hAnsi="Abadi ExtraLight" w:cs="Arial"/>
                <w:color w:val="000000" w:themeColor="text1"/>
              </w:rPr>
              <w:t>SBP</w:t>
            </w:r>
            <w:r w:rsidRPr="00FA48A7">
              <w:rPr>
                <w:rFonts w:ascii="Abadi ExtraLight" w:hAnsi="Abadi ExtraLight" w:cs="Arial"/>
                <w:color w:val="000000" w:themeColor="text1"/>
              </w:rPr>
              <w:t xml:space="preserve"> to &lt;</w:t>
            </w:r>
            <w:r w:rsidR="003551C4" w:rsidRPr="00FA48A7">
              <w:rPr>
                <w:rFonts w:ascii="Abadi ExtraLight" w:hAnsi="Abadi ExtraLight" w:cs="Arial"/>
                <w:color w:val="000000" w:themeColor="text1"/>
              </w:rPr>
              <w:t>140 mmHg.</w:t>
            </w:r>
          </w:p>
        </w:tc>
      </w:tr>
      <w:tr w:rsidR="0041576F" w:rsidRPr="00FA48A7" w14:paraId="34B5EF62" w14:textId="77777777" w:rsidTr="007D1BA0">
        <w:trPr>
          <w:trHeight w:val="225"/>
        </w:trPr>
        <w:tc>
          <w:tcPr>
            <w:tcW w:w="3119" w:type="dxa"/>
            <w:shd w:val="clear" w:color="auto" w:fill="FFFFFF" w:themeFill="background1"/>
          </w:tcPr>
          <w:p w14:paraId="08CED994" w14:textId="77777777" w:rsidR="0041576F" w:rsidRPr="00FA48A7" w:rsidRDefault="0041576F" w:rsidP="006F5F53">
            <w:pPr>
              <w:rPr>
                <w:rFonts w:ascii="Abadi ExtraLight" w:hAnsi="Abadi ExtraLight" w:cs="Arial"/>
              </w:rPr>
            </w:pPr>
            <w:r w:rsidRPr="00FA48A7">
              <w:rPr>
                <w:rFonts w:ascii="Abadi ExtraLight" w:hAnsi="Abadi ExtraLight" w:cs="Arial"/>
              </w:rPr>
              <w:t>Time lags</w:t>
            </w:r>
          </w:p>
        </w:tc>
        <w:tc>
          <w:tcPr>
            <w:tcW w:w="1984" w:type="dxa"/>
            <w:shd w:val="clear" w:color="auto" w:fill="FFFFFF" w:themeFill="background1"/>
          </w:tcPr>
          <w:p w14:paraId="027DB39F" w14:textId="77777777" w:rsidR="0041576F" w:rsidRPr="00FA48A7" w:rsidRDefault="0041576F" w:rsidP="006F5F53">
            <w:pPr>
              <w:rPr>
                <w:rFonts w:ascii="Abadi ExtraLight" w:hAnsi="Abadi ExtraLight" w:cs="Arial"/>
                <w:i/>
                <w:iCs/>
              </w:rPr>
            </w:pPr>
            <w:r w:rsidRPr="00FA48A7">
              <w:rPr>
                <w:rFonts w:ascii="Abadi ExtraLight" w:hAnsi="Abadi ExtraLight" w:cs="Arial"/>
                <w:i/>
                <w:iCs/>
              </w:rPr>
              <w:t>Assumed</w:t>
            </w:r>
          </w:p>
        </w:tc>
        <w:tc>
          <w:tcPr>
            <w:tcW w:w="9639" w:type="dxa"/>
            <w:shd w:val="clear" w:color="auto" w:fill="FFFFFF" w:themeFill="background1"/>
          </w:tcPr>
          <w:p w14:paraId="2B609EB9" w14:textId="6B2567CF"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Because there are delays in how diseases develop over time, eradicating </w:t>
            </w:r>
            <w:r w:rsidR="001C4589" w:rsidRPr="00FA48A7">
              <w:rPr>
                <w:rFonts w:ascii="Abadi ExtraLight" w:hAnsi="Abadi ExtraLight" w:cs="Arial"/>
                <w:color w:val="000000" w:themeColor="text1"/>
              </w:rPr>
              <w:t>high SBP (≥140 mmHg)</w:t>
            </w:r>
            <w:r w:rsidRPr="00FA48A7">
              <w:rPr>
                <w:rFonts w:ascii="Abadi ExtraLight" w:hAnsi="Abadi ExtraLight" w:cs="Arial"/>
                <w:color w:val="000000" w:themeColor="text1"/>
              </w:rPr>
              <w:t xml:space="preserve"> won't immediately affect the occurrence of diseases. Though we don’t have precise information on the exact duration of these delays, prior evidence </w:t>
            </w:r>
            <w:r w:rsidR="00AA3F6D" w:rsidRPr="00FA48A7">
              <w:rPr>
                <w:rFonts w:ascii="Abadi ExtraLight" w:hAnsi="Abadi ExtraLight" w:cs="Arial"/>
                <w:color w:val="000000" w:themeColor="text1"/>
              </w:rPr>
              <w:t>suggests</w:t>
            </w:r>
            <w:r w:rsidRPr="00FA48A7">
              <w:rPr>
                <w:rFonts w:ascii="Abadi ExtraLight" w:hAnsi="Abadi ExtraLight" w:cs="Arial"/>
                <w:color w:val="000000" w:themeColor="text1"/>
              </w:rPr>
              <w:t xml:space="preserve"> that </w:t>
            </w:r>
            <w:r w:rsidR="001C4589" w:rsidRPr="00FA48A7">
              <w:rPr>
                <w:rFonts w:ascii="Abadi ExtraLight" w:hAnsi="Abadi ExtraLight" w:cs="Arial"/>
                <w:color w:val="000000" w:themeColor="text1"/>
              </w:rPr>
              <w:t>high SBP (≥140 mmHg)</w:t>
            </w:r>
            <w:r w:rsidRPr="00FA48A7">
              <w:rPr>
                <w:rFonts w:ascii="Abadi ExtraLight" w:hAnsi="Abadi ExtraLight" w:cs="Arial"/>
                <w:color w:val="000000" w:themeColor="text1"/>
              </w:rPr>
              <w:t xml:space="preserve"> associated changes in </w:t>
            </w:r>
            <w:r w:rsidR="001C4589" w:rsidRPr="00FA48A7">
              <w:rPr>
                <w:rFonts w:ascii="Abadi ExtraLight" w:hAnsi="Abadi ExtraLight" w:cs="Arial"/>
                <w:color w:val="000000" w:themeColor="text1"/>
              </w:rPr>
              <w:t xml:space="preserve">chronic disease (e.g. Cancer, CVD) </w:t>
            </w:r>
            <w:r w:rsidRPr="00FA48A7">
              <w:rPr>
                <w:rFonts w:ascii="Abadi ExtraLight" w:hAnsi="Abadi ExtraLight" w:cs="Arial"/>
                <w:color w:val="000000" w:themeColor="text1"/>
              </w:rPr>
              <w:t xml:space="preserve">incidence was seen as early as </w:t>
            </w:r>
            <w:r w:rsidR="00531EC1" w:rsidRPr="00FA48A7">
              <w:rPr>
                <w:rFonts w:ascii="Abadi ExtraLight" w:hAnsi="Abadi ExtraLight" w:cs="Arial"/>
                <w:color w:val="000000" w:themeColor="text1"/>
              </w:rPr>
              <w:t>three</w:t>
            </w:r>
            <w:r w:rsidRPr="00FA48A7">
              <w:rPr>
                <w:rFonts w:ascii="Abadi ExtraLight" w:hAnsi="Abadi ExtraLight" w:cs="Arial"/>
                <w:color w:val="000000" w:themeColor="text1"/>
              </w:rPr>
              <w:t xml:space="preserve"> years post intervention).</w:t>
            </w:r>
            <w:r w:rsidR="00060E85">
              <w:rPr>
                <w:rFonts w:ascii="Abadi ExtraLight" w:hAnsi="Abadi ExtraLight" w:cs="Arial"/>
                <w:color w:val="000000" w:themeColor="text1"/>
              </w:rPr>
              <w:t xml:space="preserve"> </w:t>
            </w:r>
            <w:r w:rsidR="00060E85">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 </w:instrText>
            </w:r>
            <w:r w:rsidR="00D73663">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EN.CITE.DATA </w:instrText>
            </w:r>
            <w:r w:rsidR="00D73663">
              <w:rPr>
                <w:rFonts w:ascii="Abadi ExtraLight" w:hAnsi="Abadi ExtraLight" w:cs="Arial"/>
                <w:color w:val="000000" w:themeColor="text1"/>
              </w:rPr>
            </w:r>
            <w:r w:rsidR="00D73663">
              <w:rPr>
                <w:rFonts w:ascii="Abadi ExtraLight" w:hAnsi="Abadi ExtraLight" w:cs="Arial"/>
                <w:color w:val="000000" w:themeColor="text1"/>
              </w:rPr>
              <w:fldChar w:fldCharType="end"/>
            </w:r>
            <w:r w:rsidR="00060E85">
              <w:rPr>
                <w:rFonts w:ascii="Abadi ExtraLight" w:hAnsi="Abadi ExtraLight" w:cs="Arial"/>
                <w:color w:val="000000" w:themeColor="text1"/>
              </w:rPr>
            </w:r>
            <w:r w:rsidR="00060E85">
              <w:rPr>
                <w:rFonts w:ascii="Abadi ExtraLight" w:hAnsi="Abadi ExtraLight" w:cs="Arial"/>
                <w:color w:val="000000" w:themeColor="text1"/>
              </w:rPr>
              <w:fldChar w:fldCharType="separate"/>
            </w:r>
            <w:r w:rsidR="00D73663">
              <w:rPr>
                <w:rFonts w:ascii="Abadi ExtraLight" w:hAnsi="Abadi ExtraLight" w:cs="Arial"/>
                <w:noProof/>
                <w:color w:val="000000" w:themeColor="text1"/>
              </w:rPr>
              <w:t>(21, 33)</w:t>
            </w:r>
            <w:r w:rsidR="00060E85">
              <w:rPr>
                <w:rFonts w:ascii="Abadi ExtraLight" w:hAnsi="Abadi ExtraLight" w:cs="Arial"/>
                <w:color w:val="000000" w:themeColor="text1"/>
              </w:rPr>
              <w:fldChar w:fldCharType="end"/>
            </w:r>
            <w:r w:rsidRPr="00FA48A7">
              <w:rPr>
                <w:rFonts w:ascii="Abadi ExtraLight" w:hAnsi="Abadi ExtraLight" w:cs="Arial"/>
                <w:color w:val="000000" w:themeColor="text1"/>
              </w:rPr>
              <w:t xml:space="preserve"> To address this uncertainty, we incorporated a time delay of 0 to 3 years for CHD (ln normal </w:t>
            </w:r>
            <w:r w:rsidRPr="00FA48A7">
              <w:rPr>
                <w:rFonts w:ascii="Abadi ExtraLight" w:hAnsi="Abadi ExtraLight" w:cs="Arial"/>
                <w:color w:val="000000" w:themeColor="text1"/>
              </w:rPr>
              <w:sym w:font="Symbol" w:char="F0B1"/>
            </w:r>
            <w:r w:rsidRPr="00FA48A7">
              <w:rPr>
                <w:rFonts w:ascii="Abadi ExtraLight" w:hAnsi="Abadi ExtraLight" w:cs="Arial"/>
                <w:color w:val="000000" w:themeColor="text1"/>
              </w:rPr>
              <w:t>20%),</w:t>
            </w:r>
            <w:r w:rsidR="00531EC1" w:rsidRPr="00FA48A7">
              <w:rPr>
                <w:rFonts w:ascii="Abadi ExtraLight" w:hAnsi="Abadi ExtraLight" w:cs="Arial"/>
                <w:color w:val="000000" w:themeColor="text1"/>
              </w:rPr>
              <w:t xml:space="preserve"> and</w:t>
            </w:r>
            <w:r w:rsidRPr="00FA48A7">
              <w:rPr>
                <w:rFonts w:ascii="Abadi ExtraLight" w:hAnsi="Abadi ExtraLight" w:cs="Arial"/>
                <w:color w:val="000000" w:themeColor="text1"/>
              </w:rPr>
              <w:t xml:space="preserve"> stroke. </w:t>
            </w:r>
          </w:p>
        </w:tc>
      </w:tr>
      <w:tr w:rsidR="0041576F" w:rsidRPr="00FA48A7" w14:paraId="45101D25" w14:textId="77777777" w:rsidTr="007D1BA0">
        <w:trPr>
          <w:trHeight w:val="225"/>
          <w:tblHeader/>
        </w:trPr>
        <w:tc>
          <w:tcPr>
            <w:tcW w:w="3119" w:type="dxa"/>
            <w:shd w:val="clear" w:color="auto" w:fill="D9D9D9" w:themeFill="background1" w:themeFillShade="D9"/>
          </w:tcPr>
          <w:p w14:paraId="42AD5AB8"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BAU – epidemiological parameters</w:t>
            </w:r>
          </w:p>
        </w:tc>
        <w:tc>
          <w:tcPr>
            <w:tcW w:w="1984" w:type="dxa"/>
            <w:shd w:val="clear" w:color="auto" w:fill="D9D9D9" w:themeFill="background1" w:themeFillShade="D9"/>
          </w:tcPr>
          <w:p w14:paraId="0F7E0FB3" w14:textId="77777777" w:rsidR="0041576F" w:rsidRPr="00FA48A7" w:rsidRDefault="0041576F" w:rsidP="006F5F53">
            <w:pPr>
              <w:rPr>
                <w:rFonts w:ascii="Abadi ExtraLight" w:hAnsi="Abadi ExtraLight" w:cs="Arial"/>
                <w:color w:val="000000" w:themeColor="text1"/>
              </w:rPr>
            </w:pPr>
          </w:p>
        </w:tc>
        <w:tc>
          <w:tcPr>
            <w:tcW w:w="9639" w:type="dxa"/>
            <w:shd w:val="clear" w:color="auto" w:fill="D9D9D9" w:themeFill="background1" w:themeFillShade="D9"/>
          </w:tcPr>
          <w:p w14:paraId="722D0B1C" w14:textId="77777777" w:rsidR="0041576F" w:rsidRPr="00FA48A7" w:rsidRDefault="0041576F" w:rsidP="006F5F53">
            <w:pPr>
              <w:rPr>
                <w:rFonts w:ascii="Abadi ExtraLight" w:hAnsi="Abadi ExtraLight" w:cs="Arial"/>
                <w:color w:val="000000" w:themeColor="text1"/>
              </w:rPr>
            </w:pPr>
          </w:p>
        </w:tc>
      </w:tr>
      <w:tr w:rsidR="0041576F" w:rsidRPr="00FA48A7" w14:paraId="4BA55174" w14:textId="77777777" w:rsidTr="007D1BA0">
        <w:trPr>
          <w:trHeight w:val="225"/>
        </w:trPr>
        <w:tc>
          <w:tcPr>
            <w:tcW w:w="3119" w:type="dxa"/>
          </w:tcPr>
          <w:p w14:paraId="163AE48B"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All-cause mortality rates</w:t>
            </w:r>
          </w:p>
        </w:tc>
        <w:tc>
          <w:tcPr>
            <w:tcW w:w="1984" w:type="dxa"/>
          </w:tcPr>
          <w:p w14:paraId="6C5E62A3"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GBD</w:t>
            </w:r>
          </w:p>
        </w:tc>
        <w:tc>
          <w:tcPr>
            <w:tcW w:w="9639" w:type="dxa"/>
          </w:tcPr>
          <w:p w14:paraId="681368B8" w14:textId="666761D0" w:rsidR="00C01EFB"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Data on all-cause mortality rates by sex and age group for </w:t>
            </w:r>
            <w:r w:rsidR="00900A99" w:rsidRPr="00FA48A7">
              <w:rPr>
                <w:rFonts w:ascii="Abadi ExtraLight" w:hAnsi="Abadi ExtraLight" w:cs="Arial"/>
                <w:color w:val="000000" w:themeColor="text1"/>
              </w:rPr>
              <w:t>2023</w:t>
            </w:r>
            <w:r w:rsidR="00F735C2" w:rsidRPr="00FA48A7">
              <w:rPr>
                <w:rFonts w:ascii="Abadi ExtraLight" w:hAnsi="Abadi ExtraLight" w:cs="Arial"/>
                <w:color w:val="000000" w:themeColor="text1"/>
              </w:rPr>
              <w:t xml:space="preserve"> </w:t>
            </w:r>
            <w:r w:rsidRPr="00FA48A7">
              <w:rPr>
                <w:rFonts w:ascii="Abadi ExtraLight" w:hAnsi="Abadi ExtraLight" w:cs="Arial"/>
                <w:color w:val="000000" w:themeColor="text1"/>
              </w:rPr>
              <w:t>were obtained from the Global Burden of disease results tool.</w:t>
            </w:r>
            <w:r w:rsidRPr="00FA48A7">
              <w:rPr>
                <w:rFonts w:ascii="Abadi ExtraLight" w:hAnsi="Abadi ExtraLight" w:cs="Arial"/>
                <w:color w:val="000000" w:themeColor="text1"/>
              </w:rPr>
              <w:fldChar w:fldCharType="begin"/>
            </w:r>
            <w:r w:rsidR="00D73663">
              <w:rPr>
                <w:rFonts w:ascii="Abadi ExtraLight" w:hAnsi="Abadi ExtraLight" w:cs="Arial"/>
                <w:color w:val="000000" w:themeColor="text1"/>
              </w:rPr>
              <w:instrText xml:space="preserve"> ADDIN EN.CITE &lt;EndNote&gt;&lt;Cite&gt;&lt;Author&gt;Global Burden of Diseases Collaborative Network&lt;/Author&gt;&lt;Year&gt;2018&lt;/Year&gt;&lt;RecNum&gt;28&lt;/RecNum&gt;&lt;DisplayText&gt;(34)&lt;/DisplayText&gt;&lt;record&gt;&lt;rec-number&gt;28&lt;/rec-number&gt;&lt;foreign-keys&gt;&lt;key app="EN" db-id="svdzrtewozt50pe95zu50awjvvs99vpxds2w" timestamp="1776125703"&gt;28&lt;/key&gt;&lt;/foreign-keys&gt;&lt;ref-type name="Online Database"&gt;45&lt;/ref-type&gt;&lt;contributors&gt;&lt;authors&gt;&lt;author&gt;Global Burden of Diseases Collaborative Network,&lt;/author&gt;&lt;/authors&gt;&lt;/contributors&gt;&lt;titles&gt;&lt;title&gt;Global Burden of Disease Study 2017 (GBD 2017) Results.&lt;/title&gt;&lt;/titles&gt;&lt;dates&gt;&lt;year&gt;2018&lt;/year&gt;&lt;/dates&gt;&lt;publisher&gt;Seattle, United States: Institute for Health Metrics and Evaluation (IHME)&lt;/publisher&gt;&lt;work-type&gt;Internet&lt;/work-type&gt;&lt;urls&gt;&lt;related-urls&gt;&lt;url&gt;http://ghdx.healthdata.org/gbd-results-tool&lt;/url&gt;&lt;/related-urls&gt;&lt;/urls&gt;&lt;/record&gt;&lt;/Cite&gt;&lt;/EndNote&gt;</w:instrText>
            </w:r>
            <w:r w:rsidRPr="00FA48A7">
              <w:rPr>
                <w:rFonts w:ascii="Abadi ExtraLight" w:hAnsi="Abadi ExtraLight" w:cs="Arial"/>
                <w:color w:val="000000" w:themeColor="text1"/>
              </w:rPr>
              <w:fldChar w:fldCharType="separate"/>
            </w:r>
            <w:r w:rsidR="00D73663">
              <w:rPr>
                <w:rFonts w:ascii="Abadi ExtraLight" w:hAnsi="Abadi ExtraLight" w:cs="Arial"/>
                <w:noProof/>
                <w:color w:val="000000" w:themeColor="text1"/>
              </w:rPr>
              <w:t>(34)</w:t>
            </w:r>
            <w:r w:rsidRPr="00FA48A7">
              <w:rPr>
                <w:rFonts w:ascii="Abadi ExtraLight" w:hAnsi="Abadi ExtraLight" w:cs="Arial"/>
                <w:color w:val="000000" w:themeColor="text1"/>
              </w:rPr>
              <w:fldChar w:fldCharType="end"/>
            </w:r>
            <w:r w:rsidR="0043643A" w:rsidRPr="00FA48A7">
              <w:rPr>
                <w:rFonts w:ascii="Abadi ExtraLight" w:hAnsi="Abadi ExtraLight" w:cs="Arial"/>
                <w:color w:val="000000" w:themeColor="text1"/>
              </w:rPr>
              <w:t xml:space="preserve"> </w:t>
            </w:r>
            <w:r w:rsidRPr="00FA48A7">
              <w:rPr>
                <w:rFonts w:ascii="Abadi ExtraLight" w:hAnsi="Abadi ExtraLight" w:cs="Arial"/>
                <w:color w:val="000000" w:themeColor="text1"/>
              </w:rPr>
              <w:t xml:space="preserve">Data on </w:t>
            </w:r>
            <w:r w:rsidR="0043643A" w:rsidRPr="00FA48A7">
              <w:rPr>
                <w:rFonts w:ascii="Abadi ExtraLight" w:hAnsi="Abadi ExtraLight" w:cs="Arial"/>
                <w:color w:val="000000" w:themeColor="text1"/>
              </w:rPr>
              <w:t>SES</w:t>
            </w:r>
            <w:r w:rsidRPr="00FA48A7">
              <w:rPr>
                <w:rFonts w:ascii="Abadi ExtraLight" w:hAnsi="Abadi ExtraLight" w:cs="Arial"/>
                <w:color w:val="000000" w:themeColor="text1"/>
              </w:rPr>
              <w:t xml:space="preserve"> rate ratio differences in all-cause mortality </w:t>
            </w:r>
            <w:r w:rsidR="00F735C2" w:rsidRPr="00FA48A7">
              <w:rPr>
                <w:rFonts w:ascii="Abadi ExtraLight" w:hAnsi="Abadi ExtraLight" w:cs="Arial"/>
                <w:color w:val="000000" w:themeColor="text1"/>
              </w:rPr>
              <w:t xml:space="preserve">is not available, therefore </w:t>
            </w:r>
            <w:r w:rsidR="00FB28CB">
              <w:rPr>
                <w:rFonts w:ascii="Abadi ExtraLight" w:hAnsi="Abadi ExtraLight" w:cs="Arial"/>
                <w:color w:val="000000" w:themeColor="text1"/>
              </w:rPr>
              <w:t xml:space="preserve">we didn’t consider stratified analysis by SES </w:t>
            </w:r>
            <w:r w:rsidRPr="00FA48A7">
              <w:rPr>
                <w:rFonts w:ascii="Abadi ExtraLight" w:hAnsi="Abadi ExtraLight" w:cs="Arial"/>
                <w:color w:val="000000" w:themeColor="text1"/>
              </w:rPr>
              <w:t>(see Methods text</w:t>
            </w:r>
            <w:r w:rsidR="00C01EFB" w:rsidRPr="00FA48A7">
              <w:rPr>
                <w:rFonts w:ascii="Abadi ExtraLight" w:hAnsi="Abadi ExtraLight" w:cs="Arial"/>
                <w:color w:val="000000" w:themeColor="text1"/>
              </w:rPr>
              <w:t xml:space="preserve"> below</w:t>
            </w:r>
            <w:r w:rsidRPr="00FA48A7">
              <w:rPr>
                <w:rFonts w:ascii="Abadi ExtraLight" w:hAnsi="Abadi ExtraLight" w:cs="Arial"/>
                <w:color w:val="000000" w:themeColor="text1"/>
              </w:rPr>
              <w:t>).</w:t>
            </w:r>
          </w:p>
        </w:tc>
      </w:tr>
      <w:tr w:rsidR="0041576F" w:rsidRPr="00FA48A7" w14:paraId="2109C844" w14:textId="77777777" w:rsidTr="007D1BA0">
        <w:trPr>
          <w:trHeight w:val="231"/>
        </w:trPr>
        <w:tc>
          <w:tcPr>
            <w:tcW w:w="3119" w:type="dxa"/>
          </w:tcPr>
          <w:p w14:paraId="2032BD96"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All-cause morbidity rates</w:t>
            </w:r>
          </w:p>
        </w:tc>
        <w:tc>
          <w:tcPr>
            <w:tcW w:w="1984" w:type="dxa"/>
          </w:tcPr>
          <w:p w14:paraId="559FF34A"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GBD</w:t>
            </w:r>
          </w:p>
        </w:tc>
        <w:tc>
          <w:tcPr>
            <w:tcW w:w="9639" w:type="dxa"/>
          </w:tcPr>
          <w:p w14:paraId="744548E1" w14:textId="7765D67C" w:rsidR="0041576F" w:rsidRPr="00FA48A7" w:rsidRDefault="00006DE3" w:rsidP="00FB28CB">
            <w:pPr>
              <w:rPr>
                <w:rFonts w:ascii="Abadi ExtraLight" w:hAnsi="Abadi ExtraLight" w:cs="Arial"/>
                <w:color w:val="000000" w:themeColor="text1"/>
              </w:rPr>
            </w:pPr>
            <w:r w:rsidRPr="00FA48A7">
              <w:rPr>
                <w:rFonts w:ascii="Abadi ExtraLight" w:hAnsi="Abadi ExtraLight" w:cs="Arial"/>
                <w:color w:val="000000" w:themeColor="text1"/>
              </w:rPr>
              <w:t xml:space="preserve">Data on years lived with disability (YLD) for cardiovascular disease (CVD) were obtained from the Global Burden of Disease (GBD) </w:t>
            </w:r>
            <w:r w:rsidR="00900A99" w:rsidRPr="00FA48A7">
              <w:rPr>
                <w:rFonts w:ascii="Abadi ExtraLight" w:hAnsi="Abadi ExtraLight" w:cs="Arial"/>
                <w:color w:val="000000" w:themeColor="text1"/>
              </w:rPr>
              <w:t>2023</w:t>
            </w:r>
            <w:r w:rsidRPr="00FA48A7">
              <w:rPr>
                <w:rFonts w:ascii="Abadi ExtraLight" w:hAnsi="Abadi ExtraLight" w:cs="Arial"/>
                <w:color w:val="000000" w:themeColor="text1"/>
              </w:rPr>
              <w:t xml:space="preserve"> study, stratified by age group and sex. No temporal trends were modelled, and </w:t>
            </w:r>
            <w:r w:rsidR="00900A99" w:rsidRPr="00FA48A7">
              <w:rPr>
                <w:rFonts w:ascii="Abadi ExtraLight" w:hAnsi="Abadi ExtraLight" w:cs="Arial"/>
                <w:color w:val="000000" w:themeColor="text1"/>
              </w:rPr>
              <w:t>2023</w:t>
            </w:r>
            <w:r w:rsidRPr="00FA48A7">
              <w:rPr>
                <w:rFonts w:ascii="Abadi ExtraLight" w:hAnsi="Abadi ExtraLight" w:cs="Arial"/>
                <w:color w:val="000000" w:themeColor="text1"/>
              </w:rPr>
              <w:t xml:space="preserve"> YLD rates were assumed constant over the simulation period. As SES-specific morbidity rates were not available for Nepal, </w:t>
            </w:r>
            <w:r w:rsidR="00FB28CB">
              <w:rPr>
                <w:rFonts w:ascii="Abadi ExtraLight" w:hAnsi="Abadi ExtraLight" w:cs="Arial"/>
                <w:color w:val="000000" w:themeColor="text1"/>
              </w:rPr>
              <w:t>we didn’t consider stratified analysis by SES (see Methods text below).</w:t>
            </w:r>
            <w:r w:rsidRPr="00FA48A7">
              <w:rPr>
                <w:rFonts w:ascii="Abadi ExtraLight" w:hAnsi="Abadi ExtraLight" w:cs="Arial"/>
                <w:color w:val="000000" w:themeColor="text1"/>
              </w:rPr>
              <w:t>.</w:t>
            </w:r>
          </w:p>
        </w:tc>
      </w:tr>
      <w:tr w:rsidR="0041576F" w:rsidRPr="00FA48A7" w14:paraId="1A2800A6" w14:textId="77777777" w:rsidTr="007D1BA0">
        <w:trPr>
          <w:trHeight w:val="225"/>
        </w:trPr>
        <w:tc>
          <w:tcPr>
            <w:tcW w:w="3119" w:type="dxa"/>
          </w:tcPr>
          <w:p w14:paraId="0F549B2B"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Disease specific incidence, prevalence, and case fatality rates</w:t>
            </w:r>
          </w:p>
        </w:tc>
        <w:tc>
          <w:tcPr>
            <w:tcW w:w="1984" w:type="dxa"/>
          </w:tcPr>
          <w:p w14:paraId="3BD17885"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GBD</w:t>
            </w:r>
          </w:p>
        </w:tc>
        <w:tc>
          <w:tcPr>
            <w:tcW w:w="9639" w:type="dxa"/>
          </w:tcPr>
          <w:p w14:paraId="45D6CC92" w14:textId="56EB72C4" w:rsidR="00F04A5B"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Sex by age: We applied national disease-specific estimates from </w:t>
            </w:r>
            <w:r w:rsidR="00900A99" w:rsidRPr="00FA48A7">
              <w:rPr>
                <w:rFonts w:ascii="Abadi ExtraLight" w:hAnsi="Abadi ExtraLight" w:cs="Arial"/>
                <w:color w:val="000000" w:themeColor="text1"/>
              </w:rPr>
              <w:t>2023</w:t>
            </w:r>
            <w:r w:rsidRPr="00FA48A7">
              <w:rPr>
                <w:rFonts w:ascii="Abadi ExtraLight" w:hAnsi="Abadi ExtraLight" w:cs="Arial"/>
                <w:color w:val="000000" w:themeColor="text1"/>
              </w:rPr>
              <w:t xml:space="preserve"> estimate in </w:t>
            </w:r>
            <w:r w:rsidRPr="00F51384">
              <w:rPr>
                <w:rFonts w:ascii="Abadi ExtraLight" w:hAnsi="Abadi ExtraLight" w:cs="Arial"/>
                <w:color w:val="000000" w:themeColor="text1"/>
              </w:rPr>
              <w:t xml:space="preserve">GBD </w:t>
            </w:r>
            <w:r w:rsidR="00060E85">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 </w:instrText>
            </w:r>
            <w:r w:rsidR="00D73663">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EN.CITE.DATA </w:instrText>
            </w:r>
            <w:r w:rsidR="00D73663">
              <w:rPr>
                <w:rFonts w:ascii="Abadi ExtraLight" w:hAnsi="Abadi ExtraLight" w:cs="Arial"/>
                <w:color w:val="000000" w:themeColor="text1"/>
              </w:rPr>
            </w:r>
            <w:r w:rsidR="00D73663">
              <w:rPr>
                <w:rFonts w:ascii="Abadi ExtraLight" w:hAnsi="Abadi ExtraLight" w:cs="Arial"/>
                <w:color w:val="000000" w:themeColor="text1"/>
              </w:rPr>
              <w:fldChar w:fldCharType="end"/>
            </w:r>
            <w:r w:rsidR="00060E85">
              <w:rPr>
                <w:rFonts w:ascii="Abadi ExtraLight" w:hAnsi="Abadi ExtraLight" w:cs="Arial"/>
                <w:color w:val="000000" w:themeColor="text1"/>
              </w:rPr>
            </w:r>
            <w:r w:rsidR="00060E85">
              <w:rPr>
                <w:rFonts w:ascii="Abadi ExtraLight" w:hAnsi="Abadi ExtraLight" w:cs="Arial"/>
                <w:color w:val="000000" w:themeColor="text1"/>
              </w:rPr>
              <w:fldChar w:fldCharType="separate"/>
            </w:r>
            <w:r w:rsidR="00D73663">
              <w:rPr>
                <w:rFonts w:ascii="Abadi ExtraLight" w:hAnsi="Abadi ExtraLight" w:cs="Arial"/>
                <w:noProof/>
                <w:color w:val="000000" w:themeColor="text1"/>
              </w:rPr>
              <w:t>(21, 33)</w:t>
            </w:r>
            <w:r w:rsidR="00060E85">
              <w:rPr>
                <w:rFonts w:ascii="Abadi ExtraLight" w:hAnsi="Abadi ExtraLight" w:cs="Arial"/>
                <w:color w:val="000000" w:themeColor="text1"/>
              </w:rPr>
              <w:fldChar w:fldCharType="end"/>
            </w:r>
            <w:r w:rsidRPr="00F51384">
              <w:rPr>
                <w:rFonts w:ascii="Abadi ExtraLight" w:hAnsi="Abadi ExtraLight" w:cs="Arial"/>
                <w:color w:val="000000" w:themeColor="text1"/>
              </w:rPr>
              <w:t xml:space="preserve"> </w:t>
            </w:r>
            <w:r w:rsidRPr="00FA48A7">
              <w:rPr>
                <w:rFonts w:ascii="Abadi ExtraLight" w:hAnsi="Abadi ExtraLight" w:cs="Arial"/>
                <w:color w:val="000000" w:themeColor="text1"/>
              </w:rPr>
              <w:t xml:space="preserve">to the population of </w:t>
            </w:r>
            <w:r w:rsidR="004E4C78" w:rsidRPr="00FA48A7">
              <w:rPr>
                <w:rFonts w:ascii="Abadi ExtraLight" w:hAnsi="Abadi ExtraLight" w:cs="Arial"/>
                <w:color w:val="000000" w:themeColor="text1"/>
              </w:rPr>
              <w:t>Nepal</w:t>
            </w:r>
            <w:r w:rsidRPr="00FA48A7">
              <w:rPr>
                <w:rFonts w:ascii="Abadi ExtraLight" w:hAnsi="Abadi ExtraLight" w:cs="Arial"/>
                <w:color w:val="000000" w:themeColor="text1"/>
              </w:rPr>
              <w:t xml:space="preserve">. The disease-specific incidence rates, prevalence and mortality rates, and case fatality rates (mortality rate divided by prevalence), by sex and age, for all diseases included in our model were obtained from the GBD data. </w:t>
            </w:r>
            <w:r w:rsidR="00E475A5" w:rsidRPr="00FA48A7">
              <w:rPr>
                <w:rFonts w:ascii="Abadi ExtraLight" w:hAnsi="Abadi ExtraLight" w:cs="Arial"/>
                <w:color w:val="000000" w:themeColor="text1"/>
              </w:rPr>
              <w:t xml:space="preserve">Disease-specific incidence, prevalence, mortality, and case-fatality rates were estimated in a coherent framework consistent with national Global Burden of Disease (GBD) </w:t>
            </w:r>
            <w:r w:rsidR="00900A99" w:rsidRPr="00FA48A7">
              <w:rPr>
                <w:rFonts w:ascii="Abadi ExtraLight" w:hAnsi="Abadi ExtraLight" w:cs="Arial"/>
                <w:color w:val="000000" w:themeColor="text1"/>
              </w:rPr>
              <w:t>2023</w:t>
            </w:r>
            <w:r w:rsidR="00E475A5" w:rsidRPr="00FA48A7">
              <w:rPr>
                <w:rFonts w:ascii="Abadi ExtraLight" w:hAnsi="Abadi ExtraLight" w:cs="Arial"/>
                <w:color w:val="000000" w:themeColor="text1"/>
              </w:rPr>
              <w:t xml:space="preserve"> estimates</w:t>
            </w:r>
            <w:r w:rsidR="00060E85">
              <w:rPr>
                <w:rFonts w:ascii="Abadi ExtraLight" w:hAnsi="Abadi ExtraLight" w:cs="Arial"/>
                <w:color w:val="000000" w:themeColor="text1"/>
              </w:rPr>
              <w:t xml:space="preserve"> </w:t>
            </w:r>
            <w:r w:rsidR="00060E85">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 </w:instrText>
            </w:r>
            <w:r w:rsidR="00D73663">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EN.CITE.DATA </w:instrText>
            </w:r>
            <w:r w:rsidR="00D73663">
              <w:rPr>
                <w:rFonts w:ascii="Abadi ExtraLight" w:hAnsi="Abadi ExtraLight" w:cs="Arial"/>
                <w:color w:val="000000" w:themeColor="text1"/>
              </w:rPr>
            </w:r>
            <w:r w:rsidR="00D73663">
              <w:rPr>
                <w:rFonts w:ascii="Abadi ExtraLight" w:hAnsi="Abadi ExtraLight" w:cs="Arial"/>
                <w:color w:val="000000" w:themeColor="text1"/>
              </w:rPr>
              <w:fldChar w:fldCharType="end"/>
            </w:r>
            <w:r w:rsidR="00060E85">
              <w:rPr>
                <w:rFonts w:ascii="Abadi ExtraLight" w:hAnsi="Abadi ExtraLight" w:cs="Arial"/>
                <w:color w:val="000000" w:themeColor="text1"/>
              </w:rPr>
            </w:r>
            <w:r w:rsidR="00060E85">
              <w:rPr>
                <w:rFonts w:ascii="Abadi ExtraLight" w:hAnsi="Abadi ExtraLight" w:cs="Arial"/>
                <w:color w:val="000000" w:themeColor="text1"/>
              </w:rPr>
              <w:fldChar w:fldCharType="separate"/>
            </w:r>
            <w:r w:rsidR="00D73663">
              <w:rPr>
                <w:rFonts w:ascii="Abadi ExtraLight" w:hAnsi="Abadi ExtraLight" w:cs="Arial"/>
                <w:noProof/>
                <w:color w:val="000000" w:themeColor="text1"/>
              </w:rPr>
              <w:t>(21, 33)</w:t>
            </w:r>
            <w:r w:rsidR="00060E85">
              <w:rPr>
                <w:rFonts w:ascii="Abadi ExtraLight" w:hAnsi="Abadi ExtraLight" w:cs="Arial"/>
                <w:color w:val="000000" w:themeColor="text1"/>
              </w:rPr>
              <w:fldChar w:fldCharType="end"/>
            </w:r>
            <w:r w:rsidR="00E475A5" w:rsidRPr="00FA48A7">
              <w:rPr>
                <w:rFonts w:ascii="Abadi ExtraLight" w:hAnsi="Abadi ExtraLight" w:cs="Arial"/>
                <w:color w:val="000000" w:themeColor="text1"/>
              </w:rPr>
              <w:t>.</w:t>
            </w:r>
          </w:p>
          <w:p w14:paraId="66CC8D85" w14:textId="77777777" w:rsidR="00F04A5B" w:rsidRDefault="00F04A5B" w:rsidP="006F5F53">
            <w:pPr>
              <w:rPr>
                <w:rFonts w:ascii="Abadi ExtraLight" w:hAnsi="Abadi ExtraLight" w:cs="Arial"/>
                <w:color w:val="000000" w:themeColor="text1"/>
              </w:rPr>
            </w:pPr>
          </w:p>
          <w:p w14:paraId="39735F9E" w14:textId="25DF4C13"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Uncertainty: SD was calculated by dividing the log of length of uncertainty interval (upper limit- lower limit) for disease specific incidence, prevalence, and case fatality rates by 3.92.</w:t>
            </w:r>
            <w:r w:rsidR="009E7CFC">
              <w:rPr>
                <w:rFonts w:ascii="Abadi ExtraLight" w:hAnsi="Abadi ExtraLight" w:cs="Arial"/>
                <w:color w:val="000000" w:themeColor="text1"/>
              </w:rPr>
              <w:t xml:space="preserve"> </w:t>
            </w:r>
            <w:r w:rsidRPr="00FA48A7">
              <w:rPr>
                <w:rFonts w:ascii="Abadi ExtraLight" w:hAnsi="Abadi ExtraLight" w:cs="Arial"/>
                <w:color w:val="000000" w:themeColor="text1"/>
              </w:rPr>
              <w:t xml:space="preserve">For rate ratios by </w:t>
            </w:r>
            <w:r w:rsidR="00F04A5B">
              <w:rPr>
                <w:rFonts w:ascii="Abadi ExtraLight" w:hAnsi="Abadi ExtraLight" w:cs="Arial"/>
                <w:color w:val="000000" w:themeColor="text1"/>
              </w:rPr>
              <w:t>sex</w:t>
            </w:r>
            <w:r w:rsidRPr="00FA48A7">
              <w:rPr>
                <w:rFonts w:ascii="Abadi ExtraLight" w:hAnsi="Abadi ExtraLight" w:cs="Arial"/>
                <w:color w:val="000000" w:themeColor="text1"/>
              </w:rPr>
              <w:t xml:space="preserve">, we applied </w:t>
            </w:r>
            <w:r w:rsidRPr="00FA48A7">
              <w:rPr>
                <w:rFonts w:ascii="Abadi ExtraLight" w:hAnsi="Abadi ExtraLight" w:cs="Arial"/>
                <w:color w:val="000000" w:themeColor="text1"/>
              </w:rPr>
              <w:lastRenderedPageBreak/>
              <w:t xml:space="preserve">uncertainty +/- 5% SD (log normal distribution for incidence), correlations 1.0 between sexes, </w:t>
            </w:r>
            <w:r w:rsidR="00C50217">
              <w:rPr>
                <w:rFonts w:ascii="Abadi ExtraLight" w:hAnsi="Abadi ExtraLight" w:cs="Arial"/>
                <w:color w:val="000000" w:themeColor="text1"/>
              </w:rPr>
              <w:t xml:space="preserve">and </w:t>
            </w:r>
            <w:r w:rsidRPr="00FA48A7">
              <w:rPr>
                <w:rFonts w:ascii="Abadi ExtraLight" w:hAnsi="Abadi ExtraLight" w:cs="Arial"/>
                <w:color w:val="000000" w:themeColor="text1"/>
              </w:rPr>
              <w:t xml:space="preserve">age groups for all </w:t>
            </w:r>
            <w:r w:rsidR="00C433B3" w:rsidRPr="00FA48A7">
              <w:rPr>
                <w:rFonts w:ascii="Abadi ExtraLight" w:hAnsi="Abadi ExtraLight" w:cs="Arial"/>
                <w:color w:val="000000" w:themeColor="text1"/>
              </w:rPr>
              <w:t>diseases</w:t>
            </w:r>
            <w:r w:rsidRPr="00FA48A7">
              <w:rPr>
                <w:rFonts w:ascii="Abadi ExtraLight" w:hAnsi="Abadi ExtraLight" w:cs="Arial"/>
                <w:color w:val="000000" w:themeColor="text1"/>
              </w:rPr>
              <w:t>.</w:t>
            </w:r>
            <w:r w:rsidR="009E7CFC">
              <w:rPr>
                <w:rFonts w:ascii="Abadi ExtraLight" w:hAnsi="Abadi ExtraLight" w:cs="Arial"/>
                <w:color w:val="000000" w:themeColor="text1"/>
              </w:rPr>
              <w:t xml:space="preserve"> </w:t>
            </w:r>
            <w:r w:rsidRPr="00FA48A7">
              <w:rPr>
                <w:rFonts w:ascii="Abadi ExtraLight" w:hAnsi="Abadi ExtraLight" w:cs="Arial"/>
                <w:color w:val="000000" w:themeColor="text1"/>
              </w:rPr>
              <w:t xml:space="preserve">Annual Percentage Change (APC): the APC </w:t>
            </w:r>
            <w:r w:rsidR="00C433B3" w:rsidRPr="00FA48A7">
              <w:rPr>
                <w:rFonts w:ascii="Abadi ExtraLight" w:hAnsi="Abadi ExtraLight" w:cs="Arial"/>
                <w:color w:val="000000" w:themeColor="text1"/>
              </w:rPr>
              <w:t>was</w:t>
            </w:r>
            <w:r w:rsidRPr="00FA48A7">
              <w:rPr>
                <w:rFonts w:ascii="Abadi ExtraLight" w:hAnsi="Abadi ExtraLight" w:cs="Arial"/>
                <w:color w:val="000000" w:themeColor="text1"/>
              </w:rPr>
              <w:t xml:space="preserve"> estimated by fitting a least squares regression line to the natural logarithm of incidence rates and case fatality rates from 1990 to </w:t>
            </w:r>
            <w:r w:rsidR="00C50217" w:rsidRPr="00FA48A7">
              <w:rPr>
                <w:rFonts w:ascii="Abadi ExtraLight" w:hAnsi="Abadi ExtraLight" w:cs="Arial"/>
                <w:color w:val="000000" w:themeColor="text1"/>
              </w:rPr>
              <w:t>20</w:t>
            </w:r>
            <w:r w:rsidR="00C50217">
              <w:rPr>
                <w:rFonts w:ascii="Abadi ExtraLight" w:hAnsi="Abadi ExtraLight" w:cs="Arial"/>
                <w:color w:val="000000" w:themeColor="text1"/>
              </w:rPr>
              <w:t>23</w:t>
            </w:r>
            <w:r w:rsidR="00C50217" w:rsidRPr="00FA48A7">
              <w:rPr>
                <w:rFonts w:ascii="Abadi ExtraLight" w:hAnsi="Abadi ExtraLight" w:cs="Arial"/>
                <w:color w:val="000000" w:themeColor="text1"/>
              </w:rPr>
              <w:t xml:space="preserve"> </w:t>
            </w:r>
            <w:r w:rsidRPr="00FA48A7">
              <w:rPr>
                <w:rFonts w:ascii="Abadi ExtraLight" w:hAnsi="Abadi ExtraLight" w:cs="Arial"/>
                <w:color w:val="000000" w:themeColor="text1"/>
              </w:rPr>
              <w:t xml:space="preserve">GBD data and included as inputs to the PMSLT out to year 2035, then rates held constant. (We assume the APC was constant across </w:t>
            </w:r>
            <w:r w:rsidR="00C50217">
              <w:rPr>
                <w:rFonts w:ascii="Abadi ExtraLight" w:hAnsi="Abadi ExtraLight" w:cs="Arial"/>
                <w:color w:val="000000" w:themeColor="text1"/>
              </w:rPr>
              <w:t>sexes</w:t>
            </w:r>
            <w:r w:rsidRPr="00FA48A7">
              <w:rPr>
                <w:rFonts w:ascii="Abadi ExtraLight" w:hAnsi="Abadi ExtraLight" w:cs="Arial"/>
                <w:color w:val="000000" w:themeColor="text1"/>
              </w:rPr>
              <w:t xml:space="preserve">.) </w:t>
            </w:r>
          </w:p>
        </w:tc>
      </w:tr>
      <w:tr w:rsidR="0041576F" w:rsidRPr="00FA48A7" w14:paraId="255E846F" w14:textId="77777777" w:rsidTr="007D1BA0">
        <w:trPr>
          <w:trHeight w:val="231"/>
        </w:trPr>
        <w:tc>
          <w:tcPr>
            <w:tcW w:w="3119" w:type="dxa"/>
          </w:tcPr>
          <w:p w14:paraId="0BADA864"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lastRenderedPageBreak/>
              <w:t>Disease specific morbidity</w:t>
            </w:r>
          </w:p>
        </w:tc>
        <w:tc>
          <w:tcPr>
            <w:tcW w:w="1984" w:type="dxa"/>
          </w:tcPr>
          <w:p w14:paraId="2021ADC4" w14:textId="7777777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IHME/GBD</w:t>
            </w:r>
          </w:p>
        </w:tc>
        <w:tc>
          <w:tcPr>
            <w:tcW w:w="9639" w:type="dxa"/>
          </w:tcPr>
          <w:p w14:paraId="3B46C774" w14:textId="0A3523FE"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The sex and age specific disability rates were calculated as disease’s YLD obtained from GBD </w:t>
            </w:r>
            <w:r w:rsidRPr="00FA48A7">
              <w:rPr>
                <w:rFonts w:ascii="Abadi ExtraLight" w:hAnsi="Abadi ExtraLight" w:cs="Arial"/>
                <w:color w:val="000000" w:themeColor="text1"/>
              </w:rPr>
              <w:fldChar w:fldCharType="begin"/>
            </w:r>
            <w:r w:rsidR="00D73663">
              <w:rPr>
                <w:rFonts w:ascii="Abadi ExtraLight" w:hAnsi="Abadi ExtraLight" w:cs="Arial"/>
                <w:color w:val="000000" w:themeColor="text1"/>
              </w:rPr>
              <w:instrText xml:space="preserve"> ADDIN EN.CITE &lt;EndNote&gt;&lt;Cite&gt;&lt;Author&gt;Global Burden of Diseases Collaborative Network&lt;/Author&gt;&lt;Year&gt;2018&lt;/Year&gt;&lt;RecNum&gt;28&lt;/RecNum&gt;&lt;DisplayText&gt;(34)&lt;/DisplayText&gt;&lt;record&gt;&lt;rec-number&gt;28&lt;/rec-number&gt;&lt;foreign-keys&gt;&lt;key app="EN" db-id="svdzrtewozt50pe95zu50awjvvs99vpxds2w" timestamp="1776125703"&gt;28&lt;/key&gt;&lt;/foreign-keys&gt;&lt;ref-type name="Online Database"&gt;45&lt;/ref-type&gt;&lt;contributors&gt;&lt;authors&gt;&lt;author&gt;Global Burden of Diseases Collaborative Network,&lt;/author&gt;&lt;/authors&gt;&lt;/contributors&gt;&lt;titles&gt;&lt;title&gt;Global Burden of Disease Study 2017 (GBD 2017) Results.&lt;/title&gt;&lt;/titles&gt;&lt;dates&gt;&lt;year&gt;2018&lt;/year&gt;&lt;/dates&gt;&lt;publisher&gt;Seattle, United States: Institute for Health Metrics and Evaluation (IHME)&lt;/publisher&gt;&lt;work-type&gt;Internet&lt;/work-type&gt;&lt;urls&gt;&lt;related-urls&gt;&lt;url&gt;http://ghdx.healthdata.org/gbd-results-tool&lt;/url&gt;&lt;/related-urls&gt;&lt;/urls&gt;&lt;/record&gt;&lt;/Cite&gt;&lt;/EndNote&gt;</w:instrText>
            </w:r>
            <w:r w:rsidRPr="00FA48A7">
              <w:rPr>
                <w:rFonts w:ascii="Abadi ExtraLight" w:hAnsi="Abadi ExtraLight" w:cs="Arial"/>
                <w:color w:val="000000" w:themeColor="text1"/>
              </w:rPr>
              <w:fldChar w:fldCharType="separate"/>
            </w:r>
            <w:r w:rsidR="00D73663">
              <w:rPr>
                <w:rFonts w:ascii="Abadi ExtraLight" w:hAnsi="Abadi ExtraLight" w:cs="Arial"/>
                <w:noProof/>
                <w:color w:val="000000" w:themeColor="text1"/>
              </w:rPr>
              <w:t>(34)</w:t>
            </w:r>
            <w:r w:rsidRPr="00FA48A7">
              <w:rPr>
                <w:rFonts w:ascii="Abadi ExtraLight" w:hAnsi="Abadi ExtraLight" w:cs="Arial"/>
                <w:color w:val="000000" w:themeColor="text1"/>
              </w:rPr>
              <w:fldChar w:fldCharType="end"/>
            </w:r>
            <w:r w:rsidRPr="00FA48A7">
              <w:rPr>
                <w:rFonts w:ascii="Abadi ExtraLight" w:hAnsi="Abadi ExtraLight" w:cs="Arial"/>
                <w:color w:val="000000" w:themeColor="text1"/>
              </w:rPr>
              <w:t xml:space="preserve"> divided by the prevalent cases.</w:t>
            </w:r>
            <w:r w:rsidR="007E1747" w:rsidRPr="00FA48A7">
              <w:rPr>
                <w:rFonts w:ascii="Abadi ExtraLight" w:hAnsi="Abadi ExtraLight" w:cs="Arial"/>
                <w:color w:val="000000" w:themeColor="text1"/>
              </w:rPr>
              <w:t xml:space="preserve"> </w:t>
            </w:r>
            <w:r w:rsidRPr="00FA48A7">
              <w:rPr>
                <w:rFonts w:ascii="Abadi ExtraLight" w:hAnsi="Abadi ExtraLight" w:cs="Arial"/>
                <w:color w:val="000000" w:themeColor="text1"/>
              </w:rPr>
              <w:t xml:space="preserve">The same disability rate was assumed by </w:t>
            </w:r>
            <w:r w:rsidR="00AA3F6D">
              <w:rPr>
                <w:rFonts w:ascii="Abadi ExtraLight" w:hAnsi="Abadi ExtraLight" w:cs="Arial"/>
                <w:color w:val="000000" w:themeColor="text1"/>
              </w:rPr>
              <w:t>sex</w:t>
            </w:r>
            <w:r w:rsidRPr="00FA48A7">
              <w:rPr>
                <w:rFonts w:ascii="Abadi ExtraLight" w:hAnsi="Abadi ExtraLight" w:cs="Arial"/>
                <w:color w:val="000000" w:themeColor="text1"/>
              </w:rPr>
              <w:t xml:space="preserve"> (i.e., those with disease are assumed to have same severity distribution across </w:t>
            </w:r>
            <w:r w:rsidR="00C01C1E">
              <w:rPr>
                <w:rFonts w:ascii="Abadi ExtraLight" w:hAnsi="Abadi ExtraLight" w:cs="Arial"/>
                <w:color w:val="000000" w:themeColor="text1"/>
              </w:rPr>
              <w:t>sexes</w:t>
            </w:r>
            <w:r w:rsidRPr="00FA48A7">
              <w:rPr>
                <w:rFonts w:ascii="Abadi ExtraLight" w:hAnsi="Abadi ExtraLight" w:cs="Arial"/>
                <w:color w:val="000000" w:themeColor="text1"/>
              </w:rPr>
              <w:t>).</w:t>
            </w:r>
            <w:r w:rsidR="00C433B3" w:rsidRPr="00FA48A7">
              <w:rPr>
                <w:rFonts w:ascii="Abadi ExtraLight" w:hAnsi="Abadi ExtraLight" w:cs="Arial"/>
                <w:color w:val="000000" w:themeColor="text1"/>
              </w:rPr>
              <w:t xml:space="preserve"> </w:t>
            </w:r>
            <w:r w:rsidRPr="00FA48A7">
              <w:rPr>
                <w:rFonts w:ascii="Abadi ExtraLight" w:hAnsi="Abadi ExtraLight" w:cs="Arial"/>
                <w:i/>
                <w:iCs/>
                <w:color w:val="000000" w:themeColor="text1"/>
              </w:rPr>
              <w:t>Uncertainty: +/- 10% SD</w:t>
            </w:r>
          </w:p>
        </w:tc>
      </w:tr>
      <w:tr w:rsidR="0041576F" w:rsidRPr="00FA48A7" w14:paraId="3D0A1C60" w14:textId="77777777" w:rsidTr="007D1BA0">
        <w:trPr>
          <w:trHeight w:val="70"/>
        </w:trPr>
        <w:tc>
          <w:tcPr>
            <w:tcW w:w="3119" w:type="dxa"/>
          </w:tcPr>
          <w:p w14:paraId="360B6141" w14:textId="40636A68" w:rsidR="0041576F" w:rsidRPr="00FA48A7" w:rsidRDefault="006E5645" w:rsidP="006F5F53">
            <w:pPr>
              <w:rPr>
                <w:rFonts w:ascii="Abadi ExtraLight" w:hAnsi="Abadi ExtraLight" w:cs="Arial"/>
                <w:color w:val="000000" w:themeColor="text1"/>
              </w:rPr>
            </w:pPr>
            <w:r>
              <w:rPr>
                <w:rFonts w:ascii="Abadi ExtraLight" w:hAnsi="Abadi ExtraLight" w:cs="Arial"/>
                <w:color w:val="000000" w:themeColor="text1"/>
              </w:rPr>
              <w:t>SBP</w:t>
            </w:r>
            <w:r w:rsidR="0041576F" w:rsidRPr="00FA48A7">
              <w:rPr>
                <w:rFonts w:ascii="Abadi ExtraLight" w:hAnsi="Abadi ExtraLight" w:cs="Arial"/>
                <w:color w:val="000000" w:themeColor="text1"/>
              </w:rPr>
              <w:t>-related disease</w:t>
            </w:r>
          </w:p>
          <w:p w14:paraId="6D9EC6AA" w14:textId="77777777" w:rsidR="0041576F" w:rsidRPr="00FA48A7" w:rsidRDefault="0041576F" w:rsidP="006F5F53">
            <w:pPr>
              <w:rPr>
                <w:rFonts w:ascii="Abadi ExtraLight" w:hAnsi="Abadi ExtraLight" w:cs="Arial"/>
                <w:color w:val="000000" w:themeColor="text1"/>
              </w:rPr>
            </w:pPr>
          </w:p>
        </w:tc>
        <w:tc>
          <w:tcPr>
            <w:tcW w:w="1984" w:type="dxa"/>
          </w:tcPr>
          <w:p w14:paraId="7F384F9B" w14:textId="2ECA2A07"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GBDx </w:t>
            </w:r>
            <w:r w:rsidR="00060E85">
              <w:rPr>
                <w:rFonts w:ascii="Abadi ExtraLight" w:hAnsi="Abadi ExtraLight" w:cs="Arial"/>
                <w:color w:val="000000" w:themeColor="text1"/>
              </w:rPr>
              <w:fldChar w:fldCharType="begin"/>
            </w:r>
            <w:r w:rsidR="00AB3E56">
              <w:rPr>
                <w:rFonts w:ascii="Abadi ExtraLight" w:hAnsi="Abadi ExtraLight" w:cs="Arial"/>
                <w:color w:val="000000" w:themeColor="text1"/>
              </w:rPr>
              <w:instrText xml:space="preserve"> ADDIN EN.CITE &lt;EndNote&gt;&lt;Cite&gt;&lt;Author&gt;Hay&lt;/Author&gt;&lt;Year&gt;2025&lt;/Year&gt;&lt;RecNum&gt;34790&lt;/RecNum&gt;&lt;DisplayText&gt;(21)&lt;/DisplayText&gt;&lt;record&gt;&lt;rec-number&gt;34790&lt;/rec-number&gt;&lt;foreign-keys&gt;&lt;key app="EN" db-id="0srpdf2w6t55p2epz0sxaft20vaesfdta25s" timestamp="1775400149"&gt;34790&lt;/key&gt;&lt;/foreign-keys&gt;&lt;ref-type name="Journal Article"&gt;17&lt;/ref-type&gt;&lt;contributors&gt;&lt;authors&gt;&lt;author&gt;Hay, Simon I&lt;/author&gt;&lt;author&gt;Ong, Kanyin Liane&lt;/author&gt;&lt;author&gt;Santomauro, Damian F&lt;/author&gt;&lt;author&gt;Aalipour, Mohammad Amin&lt;/author&gt;&lt;author&gt;Aalruz, Hasan&lt;/author&gt;&lt;author&gt;Ababneh, Hazim S&lt;/author&gt;&lt;author&gt;Abaraogu, Ukachukwu O&lt;/author&gt;&lt;author&gt;Abate, Biruk Beletew&lt;/author&gt;&lt;author&gt;Abbafati, Cristiana&lt;/author&gt;&lt;author&gt;Abbas, Nasir&lt;/author&gt;&lt;/authors&gt;&lt;/contributors&gt;&lt;titles&gt;&lt;title&gt;Burden of 375 diseases and injuries, risk-attributable burden of 88 risk factors, and healthy life expectancy in 204 countries and territories, including 660 subnational locations, 1990–2023: a systematic analysis for the Global Burden of Disease Study 2023&lt;/title&gt;&lt;secondary-title&gt;The Lancet&lt;/secondary-title&gt;&lt;/titles&gt;&lt;periodical&gt;&lt;full-title&gt;The Lancet&lt;/full-title&gt;&lt;/periodical&gt;&lt;pages&gt;1873-1922&lt;/pages&gt;&lt;volume&gt;406&lt;/volume&gt;&lt;number&gt;10513&lt;/number&gt;&lt;dates&gt;&lt;year&gt;2025&lt;/year&gt;&lt;/dates&gt;&lt;isbn&gt;0140-6736&lt;/isbn&gt;&lt;urls&gt;&lt;/urls&gt;&lt;/record&gt;&lt;/Cite&gt;&lt;/EndNote&gt;</w:instrText>
            </w:r>
            <w:r w:rsidR="00060E85">
              <w:rPr>
                <w:rFonts w:ascii="Abadi ExtraLight" w:hAnsi="Abadi ExtraLight" w:cs="Arial"/>
                <w:color w:val="000000" w:themeColor="text1"/>
              </w:rPr>
              <w:fldChar w:fldCharType="separate"/>
            </w:r>
            <w:r w:rsidR="00AB3E56">
              <w:rPr>
                <w:rFonts w:ascii="Abadi ExtraLight" w:hAnsi="Abadi ExtraLight" w:cs="Arial"/>
                <w:noProof/>
                <w:color w:val="000000" w:themeColor="text1"/>
              </w:rPr>
              <w:t>(21)</w:t>
            </w:r>
            <w:r w:rsidR="00060E85">
              <w:rPr>
                <w:rFonts w:ascii="Abadi ExtraLight" w:hAnsi="Abadi ExtraLight" w:cs="Arial"/>
                <w:color w:val="000000" w:themeColor="text1"/>
              </w:rPr>
              <w:fldChar w:fldCharType="end"/>
            </w:r>
          </w:p>
        </w:tc>
        <w:tc>
          <w:tcPr>
            <w:tcW w:w="9639" w:type="dxa"/>
          </w:tcPr>
          <w:p w14:paraId="2E52E439" w14:textId="558E7AA0" w:rsidR="0041576F" w:rsidRPr="00FA48A7" w:rsidRDefault="00F056F2" w:rsidP="006F5F53">
            <w:pPr>
              <w:rPr>
                <w:rFonts w:ascii="Abadi ExtraLight" w:hAnsi="Abadi ExtraLight" w:cs="Arial"/>
                <w:color w:val="000000" w:themeColor="text1"/>
              </w:rPr>
            </w:pPr>
            <w:r>
              <w:rPr>
                <w:rFonts w:ascii="Abadi ExtraLight" w:hAnsi="Abadi ExtraLight" w:cs="Arial"/>
                <w:color w:val="000000" w:themeColor="text1"/>
              </w:rPr>
              <w:t>Five SBP</w:t>
            </w:r>
            <w:r w:rsidR="0041576F" w:rsidRPr="00FA48A7">
              <w:rPr>
                <w:rFonts w:ascii="Abadi ExtraLight" w:hAnsi="Abadi ExtraLight" w:cs="Arial"/>
                <w:color w:val="000000" w:themeColor="text1"/>
              </w:rPr>
              <w:t xml:space="preserve"> related diseases were included (mortality, morbidity and disease specific incidence and case fatality rates).</w:t>
            </w:r>
          </w:p>
        </w:tc>
      </w:tr>
      <w:tr w:rsidR="0041576F" w:rsidRPr="00FA48A7" w14:paraId="4DB07A40" w14:textId="77777777" w:rsidTr="007D1BA0">
        <w:trPr>
          <w:trHeight w:val="231"/>
        </w:trPr>
        <w:tc>
          <w:tcPr>
            <w:tcW w:w="3119" w:type="dxa"/>
          </w:tcPr>
          <w:p w14:paraId="47EF5528" w14:textId="0CC4C11B"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RRs for </w:t>
            </w:r>
            <w:r w:rsidR="00F056F2">
              <w:rPr>
                <w:rFonts w:ascii="Abadi ExtraLight" w:hAnsi="Abadi ExtraLight" w:cs="Arial"/>
                <w:color w:val="000000" w:themeColor="text1"/>
              </w:rPr>
              <w:t>SBP</w:t>
            </w:r>
            <w:r w:rsidRPr="00FA48A7">
              <w:rPr>
                <w:rFonts w:ascii="Abadi ExtraLight" w:hAnsi="Abadi ExtraLight" w:cs="Arial"/>
                <w:color w:val="000000" w:themeColor="text1"/>
              </w:rPr>
              <w:t>-related disease</w:t>
            </w:r>
          </w:p>
        </w:tc>
        <w:tc>
          <w:tcPr>
            <w:tcW w:w="1984" w:type="dxa"/>
          </w:tcPr>
          <w:p w14:paraId="43A2C7E8" w14:textId="3887DDF3"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Global Burden of Disease </w:t>
            </w:r>
            <w:r w:rsidR="00060E85">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 </w:instrText>
            </w:r>
            <w:r w:rsidR="00D73663">
              <w:rPr>
                <w:rFonts w:ascii="Abadi ExtraLight" w:hAnsi="Abadi ExtraLight" w:cs="Arial"/>
                <w:color w:val="000000" w:themeColor="text1"/>
              </w:rPr>
              <w:fldChar w:fldCharType="begin">
                <w:fldData xml:space="preserve">PEVuZE5vdGU+PENpdGU+PEF1dGhvcj5OYWdoYXZpPC9BdXRob3I+PFllYXI+MjAyNTwvWWVhcj48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</w:fldData>
              </w:fldChar>
            </w:r>
            <w:r w:rsidR="00D73663">
              <w:rPr>
                <w:rFonts w:ascii="Abadi ExtraLight" w:hAnsi="Abadi ExtraLight" w:cs="Arial"/>
                <w:color w:val="000000" w:themeColor="text1"/>
              </w:rPr>
              <w:instrText xml:space="preserve"> ADDIN EN.CITE.DATA </w:instrText>
            </w:r>
            <w:r w:rsidR="00D73663">
              <w:rPr>
                <w:rFonts w:ascii="Abadi ExtraLight" w:hAnsi="Abadi ExtraLight" w:cs="Arial"/>
                <w:color w:val="000000" w:themeColor="text1"/>
              </w:rPr>
            </w:r>
            <w:r w:rsidR="00D73663">
              <w:rPr>
                <w:rFonts w:ascii="Abadi ExtraLight" w:hAnsi="Abadi ExtraLight" w:cs="Arial"/>
                <w:color w:val="000000" w:themeColor="text1"/>
              </w:rPr>
              <w:fldChar w:fldCharType="end"/>
            </w:r>
            <w:r w:rsidR="00060E85">
              <w:rPr>
                <w:rFonts w:ascii="Abadi ExtraLight" w:hAnsi="Abadi ExtraLight" w:cs="Arial"/>
                <w:color w:val="000000" w:themeColor="text1"/>
              </w:rPr>
            </w:r>
            <w:r w:rsidR="00060E85">
              <w:rPr>
                <w:rFonts w:ascii="Abadi ExtraLight" w:hAnsi="Abadi ExtraLight" w:cs="Arial"/>
                <w:color w:val="000000" w:themeColor="text1"/>
              </w:rPr>
              <w:fldChar w:fldCharType="separate"/>
            </w:r>
            <w:r w:rsidR="00D73663">
              <w:rPr>
                <w:rFonts w:ascii="Abadi ExtraLight" w:hAnsi="Abadi ExtraLight" w:cs="Arial"/>
                <w:noProof/>
                <w:color w:val="000000" w:themeColor="text1"/>
              </w:rPr>
              <w:t>(21, 33)</w:t>
            </w:r>
            <w:r w:rsidR="00060E85">
              <w:rPr>
                <w:rFonts w:ascii="Abadi ExtraLight" w:hAnsi="Abadi ExtraLight" w:cs="Arial"/>
                <w:color w:val="000000" w:themeColor="text1"/>
              </w:rPr>
              <w:fldChar w:fldCharType="end"/>
            </w:r>
          </w:p>
        </w:tc>
        <w:tc>
          <w:tcPr>
            <w:tcW w:w="9639" w:type="dxa"/>
          </w:tcPr>
          <w:p w14:paraId="56DBEA18" w14:textId="7713D3BA" w:rsidR="0041576F" w:rsidRPr="00FA48A7" w:rsidRDefault="0041576F" w:rsidP="006F5F53">
            <w:pPr>
              <w:rPr>
                <w:rFonts w:ascii="Abadi ExtraLight" w:hAnsi="Abadi ExtraLight" w:cs="Arial"/>
                <w:color w:val="000000" w:themeColor="text1"/>
              </w:rPr>
            </w:pPr>
            <w:r w:rsidRPr="00FA48A7">
              <w:rPr>
                <w:rFonts w:ascii="Abadi ExtraLight" w:hAnsi="Abadi ExtraLight" w:cs="Arial"/>
                <w:color w:val="000000" w:themeColor="text1"/>
              </w:rPr>
              <w:t xml:space="preserve">RRs for </w:t>
            </w:r>
            <w:r w:rsidR="006E5645">
              <w:rPr>
                <w:rFonts w:ascii="Abadi ExtraLight" w:hAnsi="Abadi ExtraLight" w:cs="Arial"/>
                <w:color w:val="000000" w:themeColor="text1"/>
              </w:rPr>
              <w:t>SBP</w:t>
            </w:r>
            <w:r w:rsidRPr="00FA48A7">
              <w:rPr>
                <w:rFonts w:ascii="Abadi ExtraLight" w:hAnsi="Abadi ExtraLight" w:cs="Arial"/>
                <w:color w:val="000000" w:themeColor="text1"/>
              </w:rPr>
              <w:t xml:space="preserve"> related diseases were obtained from GBD </w:t>
            </w:r>
            <w:r w:rsidR="00900A99" w:rsidRPr="00FA48A7">
              <w:rPr>
                <w:rFonts w:ascii="Abadi ExtraLight" w:hAnsi="Abadi ExtraLight" w:cs="Arial"/>
                <w:color w:val="000000" w:themeColor="text1"/>
              </w:rPr>
              <w:t>2023</w:t>
            </w:r>
            <w:r w:rsidRPr="00FA48A7">
              <w:rPr>
                <w:rFonts w:ascii="Abadi ExtraLight" w:hAnsi="Abadi ExtraLight" w:cs="Arial"/>
                <w:color w:val="000000" w:themeColor="text1"/>
              </w:rPr>
              <w:t>.</w:t>
            </w:r>
          </w:p>
        </w:tc>
      </w:tr>
    </w:tbl>
    <w:p w14:paraId="4BEED1EC" w14:textId="6D08EF0D" w:rsidR="00335509" w:rsidRPr="00FA48A7" w:rsidRDefault="00335509" w:rsidP="006F5F53">
      <w:pPr>
        <w:rPr>
          <w:rFonts w:ascii="Arial" w:hAnsi="Arial" w:cs="Arial"/>
          <w:b/>
          <w:bCs/>
          <w:sz w:val="24"/>
          <w:szCs w:val="24"/>
        </w:rPr>
      </w:pPr>
      <w:r w:rsidRPr="00FA48A7">
        <w:rPr>
          <w:rFonts w:ascii="Arial" w:hAnsi="Arial" w:cs="Arial"/>
          <w:b/>
          <w:bCs/>
          <w:sz w:val="24"/>
          <w:szCs w:val="24"/>
        </w:rPr>
        <w:br/>
      </w:r>
      <w:r w:rsidRPr="00FA48A7">
        <w:rPr>
          <w:rFonts w:ascii="Arial" w:hAnsi="Arial" w:cs="Arial"/>
          <w:b/>
          <w:bCs/>
          <w:sz w:val="24"/>
          <w:szCs w:val="24"/>
        </w:rPr>
        <w:br/>
      </w:r>
    </w:p>
    <w:p w14:paraId="2954F110" w14:textId="733C693B" w:rsidR="00335509" w:rsidRPr="00F51384" w:rsidRDefault="00335509" w:rsidP="006F5F53">
      <w:pPr>
        <w:rPr>
          <w:rFonts w:ascii="Arial" w:hAnsi="Arial" w:cs="Arial"/>
          <w:b/>
          <w:bCs/>
          <w:sz w:val="24"/>
          <w:szCs w:val="24"/>
        </w:rPr>
      </w:pPr>
      <w:r w:rsidRPr="00FA48A7">
        <w:rPr>
          <w:rFonts w:ascii="Arial" w:hAnsi="Arial" w:cs="Arial"/>
          <w:b/>
          <w:bCs/>
          <w:sz w:val="24"/>
          <w:szCs w:val="24"/>
        </w:rPr>
        <w:br w:type="page"/>
      </w:r>
      <w:r w:rsidRPr="00F51384">
        <w:rPr>
          <w:rFonts w:ascii="Arial" w:hAnsi="Arial" w:cs="Arial"/>
          <w:b/>
          <w:bCs/>
          <w:sz w:val="24"/>
          <w:szCs w:val="24"/>
        </w:rPr>
        <w:lastRenderedPageBreak/>
        <w:t xml:space="preserve">eSupplementary Table </w:t>
      </w:r>
      <w:r w:rsidR="00F51384" w:rsidRPr="00F51384">
        <w:rPr>
          <w:rFonts w:ascii="Arial" w:hAnsi="Arial" w:cs="Arial"/>
          <w:b/>
          <w:bCs/>
          <w:sz w:val="24"/>
          <w:szCs w:val="24"/>
        </w:rPr>
        <w:t>8</w:t>
      </w:r>
      <w:r w:rsidRPr="00F51384">
        <w:rPr>
          <w:rFonts w:ascii="Arial" w:hAnsi="Arial" w:cs="Arial"/>
          <w:b/>
          <w:bCs/>
          <w:sz w:val="24"/>
          <w:szCs w:val="24"/>
        </w:rPr>
        <w:t>.</w:t>
      </w:r>
      <w:r w:rsidRPr="00F51384">
        <w:rPr>
          <w:rFonts w:ascii="Source Sans Pro" w:hAnsi="Source Sans Pro"/>
          <w:color w:val="2E2E2E"/>
          <w:sz w:val="24"/>
          <w:szCs w:val="24"/>
          <w:shd w:val="clear" w:color="auto" w:fill="FFFFFF"/>
        </w:rPr>
        <w:t xml:space="preserve"> </w:t>
      </w:r>
      <w:r w:rsidRPr="00F51384">
        <w:rPr>
          <w:rFonts w:ascii="Arial" w:hAnsi="Arial" w:cs="Arial"/>
          <w:sz w:val="24"/>
          <w:szCs w:val="24"/>
        </w:rPr>
        <w:t>Future HALYs gained from achieving 100% hypertension control (SBP &lt;</w:t>
      </w:r>
      <w:r w:rsidR="00BF259D" w:rsidRPr="00F51384">
        <w:rPr>
          <w:rFonts w:ascii="Arial" w:hAnsi="Arial" w:cs="Arial"/>
          <w:sz w:val="24"/>
          <w:szCs w:val="24"/>
        </w:rPr>
        <w:t xml:space="preserve">120 </w:t>
      </w:r>
      <w:r w:rsidRPr="00F51384">
        <w:rPr>
          <w:rFonts w:ascii="Arial" w:hAnsi="Arial" w:cs="Arial"/>
          <w:sz w:val="24"/>
          <w:szCs w:val="24"/>
        </w:rPr>
        <w:t>mmHg) among individuals with diagnosed hypertension compared to BAU in Nepal.</w:t>
      </w:r>
    </w:p>
    <w:tbl>
      <w:tblPr>
        <w:tblW w:w="14176" w:type="dxa"/>
        <w:tblInd w:w="-294" w:type="dxa"/>
        <w:tblLayout w:type="fixed"/>
        <w:tblLook w:val="04A0" w:firstRow="1" w:lastRow="0" w:firstColumn="1" w:lastColumn="0" w:noHBand="0" w:noVBand="1"/>
      </w:tblPr>
      <w:tblGrid>
        <w:gridCol w:w="3686"/>
        <w:gridCol w:w="2835"/>
        <w:gridCol w:w="2835"/>
        <w:gridCol w:w="2127"/>
        <w:gridCol w:w="2693"/>
      </w:tblGrid>
      <w:tr w:rsidR="00335509" w:rsidRPr="00F51384" w14:paraId="471EC702" w14:textId="77777777" w:rsidTr="00F51384">
        <w:trPr>
          <w:trHeight w:val="86"/>
        </w:trPr>
        <w:tc>
          <w:tcPr>
            <w:tcW w:w="368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3AB0AAB6" w14:textId="77777777" w:rsidR="00335509" w:rsidRPr="00F51384" w:rsidRDefault="00335509" w:rsidP="006F5F53">
            <w:pPr>
              <w:rPr>
                <w:rFonts w:ascii="Arial" w:hAnsi="Arial" w:cs="Arial"/>
                <w:b/>
                <w:bCs/>
                <w:sz w:val="24"/>
                <w:szCs w:val="24"/>
              </w:rPr>
            </w:pPr>
          </w:p>
        </w:tc>
        <w:tc>
          <w:tcPr>
            <w:tcW w:w="5670"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2691CEED"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Undiscounted</w:t>
            </w:r>
          </w:p>
        </w:tc>
        <w:tc>
          <w:tcPr>
            <w:tcW w:w="4820" w:type="dxa"/>
            <w:gridSpan w:val="2"/>
            <w:tcBorders>
              <w:top w:val="single" w:sz="8" w:space="0" w:color="auto"/>
              <w:left w:val="nil"/>
              <w:bottom w:val="single" w:sz="8" w:space="0" w:color="auto"/>
              <w:right w:val="single" w:sz="8" w:space="0" w:color="auto"/>
            </w:tcBorders>
            <w:shd w:val="clear" w:color="auto" w:fill="D9D9D9" w:themeFill="background1" w:themeFillShade="D9"/>
            <w:tcMar>
              <w:left w:w="108" w:type="dxa"/>
              <w:right w:w="108" w:type="dxa"/>
            </w:tcMar>
            <w:vAlign w:val="bottom"/>
          </w:tcPr>
          <w:p w14:paraId="42BC2686"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Discounted at 3% per annum</w:t>
            </w:r>
          </w:p>
        </w:tc>
      </w:tr>
      <w:tr w:rsidR="00335509" w:rsidRPr="00F51384" w14:paraId="0028FD56" w14:textId="77777777" w:rsidTr="00F51384">
        <w:trPr>
          <w:trHeight w:val="86"/>
        </w:trPr>
        <w:tc>
          <w:tcPr>
            <w:tcW w:w="368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02C579E3" w14:textId="77777777" w:rsidR="00335509" w:rsidRPr="00F51384" w:rsidRDefault="00335509" w:rsidP="006F5F53">
            <w:pPr>
              <w:rPr>
                <w:rFonts w:ascii="Arial" w:hAnsi="Arial" w:cs="Arial"/>
                <w:b/>
                <w:bCs/>
                <w:sz w:val="24"/>
                <w:szCs w:val="24"/>
              </w:rPr>
            </w:pPr>
          </w:p>
        </w:tc>
        <w:tc>
          <w:tcPr>
            <w:tcW w:w="2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6CE1AAFD" w14:textId="517F18D4"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202</w:t>
            </w:r>
            <w:r w:rsidR="00B425FD" w:rsidRPr="00F51384">
              <w:rPr>
                <w:rFonts w:ascii="Arial" w:eastAsia="Arial" w:hAnsi="Arial" w:cs="Arial"/>
                <w:b/>
                <w:bCs/>
                <w:color w:val="000000" w:themeColor="text1"/>
                <w:sz w:val="24"/>
                <w:szCs w:val="24"/>
              </w:rPr>
              <w:t>3</w:t>
            </w:r>
            <w:r w:rsidRPr="00F51384">
              <w:rPr>
                <w:rFonts w:ascii="Arial" w:eastAsia="Arial" w:hAnsi="Arial" w:cs="Arial"/>
                <w:b/>
                <w:bCs/>
                <w:color w:val="000000" w:themeColor="text1"/>
                <w:sz w:val="24"/>
                <w:szCs w:val="24"/>
              </w:rPr>
              <w:t>-204</w:t>
            </w:r>
            <w:r w:rsidR="00B425FD" w:rsidRPr="00F51384">
              <w:rPr>
                <w:rFonts w:ascii="Arial" w:eastAsia="Arial" w:hAnsi="Arial" w:cs="Arial"/>
                <w:b/>
                <w:bCs/>
                <w:color w:val="000000" w:themeColor="text1"/>
                <w:sz w:val="24"/>
                <w:szCs w:val="24"/>
              </w:rPr>
              <w:t>3</w:t>
            </w:r>
          </w:p>
        </w:tc>
        <w:tc>
          <w:tcPr>
            <w:tcW w:w="2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2869AE97"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Lifetime</w:t>
            </w:r>
          </w:p>
        </w:tc>
        <w:tc>
          <w:tcPr>
            <w:tcW w:w="212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795B9904" w14:textId="01488A41"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202</w:t>
            </w:r>
            <w:r w:rsidR="00B425FD" w:rsidRPr="00F51384">
              <w:rPr>
                <w:rFonts w:ascii="Arial" w:eastAsia="Arial" w:hAnsi="Arial" w:cs="Arial"/>
                <w:b/>
                <w:bCs/>
                <w:color w:val="000000" w:themeColor="text1"/>
                <w:sz w:val="24"/>
                <w:szCs w:val="24"/>
              </w:rPr>
              <w:t>3</w:t>
            </w:r>
            <w:r w:rsidRPr="00F51384">
              <w:rPr>
                <w:rFonts w:ascii="Arial" w:eastAsia="Arial" w:hAnsi="Arial" w:cs="Arial"/>
                <w:b/>
                <w:bCs/>
                <w:color w:val="000000" w:themeColor="text1"/>
                <w:sz w:val="24"/>
                <w:szCs w:val="24"/>
              </w:rPr>
              <w:t>-204</w:t>
            </w:r>
            <w:r w:rsidR="00B425FD" w:rsidRPr="00F51384">
              <w:rPr>
                <w:rFonts w:ascii="Arial" w:eastAsia="Arial" w:hAnsi="Arial" w:cs="Arial"/>
                <w:b/>
                <w:bCs/>
                <w:color w:val="000000" w:themeColor="text1"/>
                <w:sz w:val="24"/>
                <w:szCs w:val="24"/>
              </w:rPr>
              <w:t>3</w:t>
            </w:r>
          </w:p>
        </w:tc>
        <w:tc>
          <w:tcPr>
            <w:tcW w:w="2693"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4A0A1734"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Lifetime</w:t>
            </w:r>
          </w:p>
        </w:tc>
      </w:tr>
      <w:tr w:rsidR="00335509" w:rsidRPr="00F51384" w14:paraId="658A2932" w14:textId="77777777" w:rsidTr="003550BB">
        <w:trPr>
          <w:trHeight w:val="86"/>
        </w:trPr>
        <w:tc>
          <w:tcPr>
            <w:tcW w:w="14176" w:type="dxa"/>
            <w:gridSpan w:val="5"/>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3F8B7EBF" w14:textId="77777777" w:rsidR="00335509" w:rsidRPr="00F51384" w:rsidRDefault="00335509" w:rsidP="006F5F53">
            <w:pPr>
              <w:rPr>
                <w:rFonts w:ascii="Arial" w:hAnsi="Arial" w:cs="Arial"/>
                <w:color w:val="000000"/>
                <w:sz w:val="24"/>
                <w:szCs w:val="24"/>
              </w:rPr>
            </w:pPr>
            <w:r w:rsidRPr="00F51384">
              <w:rPr>
                <w:rFonts w:ascii="Arial" w:eastAsia="Arial" w:hAnsi="Arial" w:cs="Arial"/>
                <w:b/>
                <w:bCs/>
                <w:color w:val="000000" w:themeColor="text1"/>
                <w:sz w:val="24"/>
                <w:szCs w:val="24"/>
              </w:rPr>
              <w:t>Health adjusted life years</w:t>
            </w:r>
          </w:p>
        </w:tc>
      </w:tr>
      <w:tr w:rsidR="00F36699" w:rsidRPr="00F51384" w14:paraId="2281408C" w14:textId="77777777" w:rsidTr="00F51384">
        <w:trPr>
          <w:trHeight w:val="140"/>
        </w:trPr>
        <w:tc>
          <w:tcPr>
            <w:tcW w:w="368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05B5A28" w14:textId="77777777" w:rsidR="00F36699" w:rsidRPr="00597989" w:rsidRDefault="00F36699" w:rsidP="006F5F53">
            <w:pPr>
              <w:rPr>
                <w:rFonts w:ascii="Arial" w:hAnsi="Arial" w:cs="Arial"/>
              </w:rPr>
            </w:pPr>
            <w:r w:rsidRPr="00597989">
              <w:rPr>
                <w:rFonts w:ascii="Arial" w:eastAsia="Arial" w:hAnsi="Arial" w:cs="Arial"/>
                <w:color w:val="000000" w:themeColor="text1"/>
              </w:rPr>
              <w:t>Total HALYs (millions)</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B9E4EBA" w14:textId="7B830254" w:rsidR="00F36699" w:rsidRPr="00597989" w:rsidRDefault="001B7D73" w:rsidP="006F5F53">
            <w:pPr>
              <w:rPr>
                <w:rFonts w:ascii="Aptos Narrow" w:hAnsi="Aptos Narrow"/>
                <w:color w:val="000000"/>
                <w:lang w:val="en-US"/>
              </w:rPr>
            </w:pPr>
            <w:r w:rsidRPr="00597989">
              <w:rPr>
                <w:rFonts w:ascii="Aptos Narrow" w:hAnsi="Aptos Narrow"/>
                <w:color w:val="000000"/>
              </w:rPr>
              <w:t>2</w:t>
            </w:r>
            <w:r w:rsidR="00217FC0" w:rsidRPr="00597989">
              <w:rPr>
                <w:rFonts w:ascii="Aptos Narrow" w:hAnsi="Aptos Narrow"/>
                <w:color w:val="000000"/>
              </w:rPr>
              <w:t>.4</w:t>
            </w:r>
            <w:r w:rsidRPr="00597989">
              <w:rPr>
                <w:rFonts w:ascii="Aptos Narrow" w:hAnsi="Aptos Narrow"/>
                <w:color w:val="000000"/>
              </w:rPr>
              <w:t xml:space="preserve"> (1</w:t>
            </w:r>
            <w:r w:rsidR="00217FC0" w:rsidRPr="00597989">
              <w:rPr>
                <w:rFonts w:ascii="Aptos Narrow" w:hAnsi="Aptos Narrow"/>
                <w:color w:val="000000"/>
              </w:rPr>
              <w:t>.8</w:t>
            </w:r>
            <w:r w:rsidRPr="00597989">
              <w:rPr>
                <w:rFonts w:ascii="Aptos Narrow" w:hAnsi="Aptos Narrow"/>
                <w:color w:val="000000"/>
              </w:rPr>
              <w:t xml:space="preserve"> to 3</w:t>
            </w:r>
            <w:r w:rsidR="00217FC0" w:rsidRPr="00597989">
              <w:rPr>
                <w:rFonts w:ascii="Aptos Narrow" w:hAnsi="Aptos Narrow"/>
                <w:color w:val="000000"/>
              </w:rPr>
              <w:t>.4</w:t>
            </w:r>
            <w:r w:rsidRPr="00597989">
              <w:rPr>
                <w:rFonts w:ascii="Aptos Narrow" w:hAnsi="Aptos Narrow"/>
                <w:color w:val="000000"/>
              </w:rPr>
              <w:t>)</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3F1722" w14:textId="6BFD422E" w:rsidR="00F36699" w:rsidRPr="00597989" w:rsidRDefault="00C9494C" w:rsidP="006F5F53">
            <w:pPr>
              <w:rPr>
                <w:rFonts w:ascii="Aptos Narrow" w:hAnsi="Aptos Narrow"/>
                <w:color w:val="000000"/>
                <w:lang w:val="en-US"/>
              </w:rPr>
            </w:pPr>
            <w:r w:rsidRPr="00597989">
              <w:rPr>
                <w:rFonts w:ascii="Aptos Narrow" w:hAnsi="Aptos Narrow"/>
                <w:color w:val="000000"/>
              </w:rPr>
              <w:t>50</w:t>
            </w:r>
            <w:r w:rsidR="00217FC0" w:rsidRPr="00597989">
              <w:rPr>
                <w:rFonts w:ascii="Aptos Narrow" w:hAnsi="Aptos Narrow"/>
                <w:color w:val="000000"/>
              </w:rPr>
              <w:t>.1</w:t>
            </w:r>
            <w:r w:rsidRPr="00597989">
              <w:rPr>
                <w:rFonts w:ascii="Aptos Narrow" w:hAnsi="Aptos Narrow"/>
                <w:color w:val="000000"/>
              </w:rPr>
              <w:t>(35</w:t>
            </w:r>
            <w:r w:rsidR="00217FC0" w:rsidRPr="00597989">
              <w:rPr>
                <w:rFonts w:ascii="Aptos Narrow" w:hAnsi="Aptos Narrow"/>
                <w:color w:val="000000"/>
              </w:rPr>
              <w:t>.3</w:t>
            </w:r>
            <w:r w:rsidRPr="00597989">
              <w:rPr>
                <w:rFonts w:ascii="Aptos Narrow" w:hAnsi="Aptos Narrow"/>
                <w:color w:val="000000"/>
              </w:rPr>
              <w:t xml:space="preserve"> to 70</w:t>
            </w:r>
            <w:r w:rsidR="00217FC0" w:rsidRPr="00597989">
              <w:rPr>
                <w:rFonts w:ascii="Aptos Narrow" w:hAnsi="Aptos Narrow"/>
                <w:color w:val="000000"/>
              </w:rPr>
              <w:t>.2</w:t>
            </w:r>
            <w:r w:rsidRPr="00597989">
              <w:rPr>
                <w:rFonts w:ascii="Aptos Narrow" w:hAnsi="Aptos Narrow"/>
                <w:color w:val="000000"/>
              </w:rPr>
              <w:t>)</w:t>
            </w:r>
          </w:p>
        </w:tc>
        <w:tc>
          <w:tcPr>
            <w:tcW w:w="2127"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66721E1" w14:textId="6DE0CDAD" w:rsidR="00F36699" w:rsidRPr="00597989" w:rsidRDefault="00DB4145" w:rsidP="006F5F53">
            <w:pPr>
              <w:rPr>
                <w:rFonts w:ascii="Aptos Narrow" w:hAnsi="Aptos Narrow"/>
                <w:color w:val="000000"/>
                <w:lang w:val="en-US"/>
              </w:rPr>
            </w:pPr>
            <w:r w:rsidRPr="00597989">
              <w:rPr>
                <w:rFonts w:ascii="Aptos Narrow" w:hAnsi="Aptos Narrow"/>
                <w:color w:val="000000"/>
              </w:rPr>
              <w:t>1</w:t>
            </w:r>
            <w:r w:rsidR="00217FC0" w:rsidRPr="00597989">
              <w:rPr>
                <w:rFonts w:ascii="Aptos Narrow" w:hAnsi="Aptos Narrow"/>
                <w:color w:val="000000"/>
              </w:rPr>
              <w:t>.6</w:t>
            </w:r>
            <w:r w:rsidRPr="00597989">
              <w:rPr>
                <w:rFonts w:ascii="Aptos Narrow" w:hAnsi="Aptos Narrow"/>
                <w:color w:val="000000"/>
              </w:rPr>
              <w:t xml:space="preserve"> (1</w:t>
            </w:r>
            <w:r w:rsidR="00217FC0" w:rsidRPr="00597989">
              <w:rPr>
                <w:rFonts w:ascii="Aptos Narrow" w:hAnsi="Aptos Narrow"/>
                <w:color w:val="000000"/>
              </w:rPr>
              <w:t>.2</w:t>
            </w:r>
            <w:r w:rsidRPr="00597989">
              <w:rPr>
                <w:rFonts w:ascii="Aptos Narrow" w:hAnsi="Aptos Narrow"/>
                <w:color w:val="000000"/>
              </w:rPr>
              <w:t xml:space="preserve"> to 2</w:t>
            </w:r>
            <w:r w:rsidR="00217FC0" w:rsidRPr="00597989">
              <w:rPr>
                <w:rFonts w:ascii="Aptos Narrow" w:hAnsi="Aptos Narrow"/>
                <w:color w:val="000000"/>
              </w:rPr>
              <w:t>.2</w:t>
            </w:r>
            <w:r w:rsidRPr="00597989">
              <w:rPr>
                <w:rFonts w:ascii="Aptos Narrow" w:hAnsi="Aptos Narrow"/>
                <w:color w:val="000000"/>
              </w:rPr>
              <w:t>)</w:t>
            </w:r>
          </w:p>
        </w:tc>
        <w:tc>
          <w:tcPr>
            <w:tcW w:w="2693"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D8BAD38" w14:textId="643F667F" w:rsidR="00F36699" w:rsidRPr="00597989" w:rsidRDefault="00DB4145" w:rsidP="006F5F53">
            <w:pPr>
              <w:rPr>
                <w:rFonts w:ascii="Aptos Narrow" w:hAnsi="Aptos Narrow"/>
                <w:color w:val="000000"/>
                <w:lang w:val="en-US"/>
              </w:rPr>
            </w:pPr>
            <w:r w:rsidRPr="00597989">
              <w:rPr>
                <w:rFonts w:ascii="Aptos Narrow" w:hAnsi="Aptos Narrow"/>
                <w:color w:val="000000"/>
              </w:rPr>
              <w:t>12</w:t>
            </w:r>
            <w:r w:rsidR="00217FC0" w:rsidRPr="00597989">
              <w:rPr>
                <w:rFonts w:ascii="Aptos Narrow" w:hAnsi="Aptos Narrow"/>
                <w:color w:val="000000"/>
              </w:rPr>
              <w:t>.1</w:t>
            </w:r>
            <w:r w:rsidRPr="00597989">
              <w:rPr>
                <w:rFonts w:ascii="Aptos Narrow" w:hAnsi="Aptos Narrow"/>
                <w:color w:val="000000"/>
              </w:rPr>
              <w:t xml:space="preserve"> (8</w:t>
            </w:r>
            <w:r w:rsidR="00217FC0" w:rsidRPr="00597989">
              <w:rPr>
                <w:rFonts w:ascii="Aptos Narrow" w:hAnsi="Aptos Narrow"/>
                <w:color w:val="000000"/>
              </w:rPr>
              <w:t>.7</w:t>
            </w:r>
            <w:r w:rsidRPr="00597989">
              <w:rPr>
                <w:rFonts w:ascii="Aptos Narrow" w:hAnsi="Aptos Narrow"/>
                <w:color w:val="000000"/>
              </w:rPr>
              <w:t xml:space="preserve"> to 16</w:t>
            </w:r>
            <w:r w:rsidR="00217FC0" w:rsidRPr="00597989">
              <w:rPr>
                <w:rFonts w:ascii="Aptos Narrow" w:hAnsi="Aptos Narrow"/>
                <w:color w:val="000000"/>
              </w:rPr>
              <w:t>.7</w:t>
            </w:r>
            <w:r w:rsidRPr="00597989">
              <w:rPr>
                <w:rFonts w:ascii="Aptos Narrow" w:hAnsi="Aptos Narrow"/>
                <w:color w:val="000000"/>
              </w:rPr>
              <w:t>)</w:t>
            </w:r>
          </w:p>
        </w:tc>
      </w:tr>
      <w:tr w:rsidR="00E31F2C" w:rsidRPr="00F51384" w14:paraId="19D41414" w14:textId="77777777" w:rsidTr="00F51384">
        <w:trPr>
          <w:trHeight w:val="135"/>
        </w:trPr>
        <w:tc>
          <w:tcPr>
            <w:tcW w:w="368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5395F06F" w14:textId="65578122" w:rsidR="00E31F2C" w:rsidRPr="00597989" w:rsidRDefault="00E31F2C" w:rsidP="006F5F53">
            <w:pPr>
              <w:rPr>
                <w:rFonts w:ascii="Arial" w:hAnsi="Arial" w:cs="Arial"/>
              </w:rPr>
            </w:pPr>
            <w:r w:rsidRPr="00597989">
              <w:rPr>
                <w:rFonts w:ascii="Arial" w:eastAsia="Arial" w:hAnsi="Arial" w:cs="Arial"/>
                <w:color w:val="000000" w:themeColor="text1"/>
              </w:rPr>
              <w:t>Total HALYs per 1000 people in 202</w:t>
            </w:r>
            <w:r w:rsidR="00900A99" w:rsidRPr="00597989">
              <w:rPr>
                <w:rFonts w:ascii="Arial" w:eastAsia="Arial" w:hAnsi="Arial" w:cs="Arial"/>
                <w:color w:val="000000" w:themeColor="text1"/>
              </w:rPr>
              <w:t>3</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35A74B" w14:textId="6F4C11B1" w:rsidR="00E31F2C" w:rsidRPr="00597989" w:rsidRDefault="00D91017" w:rsidP="006F5F53">
            <w:pPr>
              <w:rPr>
                <w:rFonts w:ascii="Aptos Narrow" w:hAnsi="Aptos Narrow"/>
                <w:color w:val="000000"/>
                <w:lang w:val="en-US"/>
              </w:rPr>
            </w:pPr>
            <w:r w:rsidRPr="00597989">
              <w:rPr>
                <w:rFonts w:ascii="Aptos Narrow" w:hAnsi="Aptos Narrow"/>
                <w:color w:val="000000"/>
              </w:rPr>
              <w:t>89.4 (65.4 to 120.7)</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75FC156" w14:textId="544FA14B" w:rsidR="00E31F2C" w:rsidRPr="00597989" w:rsidRDefault="00D91017" w:rsidP="006F5F53">
            <w:pPr>
              <w:rPr>
                <w:rFonts w:ascii="Aptos Narrow" w:hAnsi="Aptos Narrow"/>
                <w:color w:val="000000"/>
                <w:lang w:val="en-US"/>
              </w:rPr>
            </w:pPr>
            <w:r w:rsidRPr="00597989">
              <w:rPr>
                <w:rFonts w:ascii="Aptos Narrow" w:hAnsi="Aptos Narrow"/>
                <w:color w:val="000000"/>
              </w:rPr>
              <w:t>1813.2 (1277.8 to 2527.3)</w:t>
            </w:r>
          </w:p>
        </w:tc>
        <w:tc>
          <w:tcPr>
            <w:tcW w:w="212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88D8F4" w14:textId="0DEBACF7" w:rsidR="00E31F2C" w:rsidRPr="00597989" w:rsidRDefault="008C5C30" w:rsidP="006F5F53">
            <w:pPr>
              <w:rPr>
                <w:rFonts w:ascii="Aptos Narrow" w:hAnsi="Aptos Narrow"/>
                <w:color w:val="000000"/>
                <w:lang w:val="en-US"/>
              </w:rPr>
            </w:pPr>
            <w:r w:rsidRPr="00597989">
              <w:rPr>
                <w:rFonts w:ascii="Aptos Narrow" w:hAnsi="Aptos Narrow"/>
                <w:color w:val="000000"/>
              </w:rPr>
              <w:t>59.1 (43.1 to 79.8)</w:t>
            </w:r>
          </w:p>
        </w:tc>
        <w:tc>
          <w:tcPr>
            <w:tcW w:w="2693"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F80B3D" w14:textId="255736BB" w:rsidR="00E31F2C" w:rsidRPr="00597989" w:rsidRDefault="001559B2" w:rsidP="006F5F53">
            <w:pPr>
              <w:rPr>
                <w:rFonts w:ascii="Aptos Narrow" w:hAnsi="Aptos Narrow"/>
                <w:color w:val="000000"/>
                <w:lang w:val="en-US"/>
              </w:rPr>
            </w:pPr>
            <w:r w:rsidRPr="00597989">
              <w:rPr>
                <w:rFonts w:ascii="Aptos Narrow" w:hAnsi="Aptos Narrow"/>
                <w:color w:val="000000"/>
              </w:rPr>
              <w:t>440.8 (315.8 to 602.5)</w:t>
            </w:r>
          </w:p>
        </w:tc>
      </w:tr>
      <w:tr w:rsidR="00F36699" w:rsidRPr="00F51384" w14:paraId="0EC97812" w14:textId="77777777" w:rsidTr="003550BB">
        <w:trPr>
          <w:trHeight w:val="86"/>
        </w:trPr>
        <w:tc>
          <w:tcPr>
            <w:tcW w:w="14176"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81312E9" w14:textId="77777777" w:rsidR="00F36699" w:rsidRPr="00597989" w:rsidRDefault="00F36699" w:rsidP="006F5F53">
            <w:pPr>
              <w:rPr>
                <w:rFonts w:ascii="Arial" w:hAnsi="Arial" w:cs="Arial"/>
                <w:b/>
                <w:bCs/>
              </w:rPr>
            </w:pPr>
            <w:r w:rsidRPr="00597989">
              <w:rPr>
                <w:rFonts w:ascii="Arial" w:eastAsia="Arial" w:hAnsi="Arial" w:cs="Arial"/>
                <w:b/>
                <w:bCs/>
                <w:i/>
                <w:iCs/>
                <w:color w:val="000000" w:themeColor="text1"/>
              </w:rPr>
              <w:t>By sex</w:t>
            </w:r>
          </w:p>
        </w:tc>
      </w:tr>
      <w:tr w:rsidR="00C9494C" w:rsidRPr="00F51384" w14:paraId="2A758DE5" w14:textId="77777777" w:rsidTr="00F51384">
        <w:trPr>
          <w:trHeight w:val="73"/>
        </w:trPr>
        <w:tc>
          <w:tcPr>
            <w:tcW w:w="368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2101517" w14:textId="1DDB63DA" w:rsidR="00C9494C" w:rsidRPr="00597989" w:rsidRDefault="001559B2" w:rsidP="00C9494C">
            <w:pPr>
              <w:rPr>
                <w:rFonts w:ascii="Arial" w:eastAsia="Arial" w:hAnsi="Arial" w:cs="Arial"/>
                <w:color w:val="000000" w:themeColor="text1"/>
              </w:rPr>
            </w:pPr>
            <w:r w:rsidRPr="00597989">
              <w:rPr>
                <w:rFonts w:ascii="Arial" w:eastAsia="Arial" w:hAnsi="Arial" w:cs="Arial"/>
                <w:color w:val="000000" w:themeColor="text1"/>
              </w:rPr>
              <w:t>Females</w:t>
            </w:r>
            <w:r w:rsidR="00C9494C" w:rsidRPr="00597989">
              <w:rPr>
                <w:rFonts w:ascii="Arial" w:eastAsia="Arial" w:hAnsi="Arial" w:cs="Arial"/>
                <w:color w:val="000000" w:themeColor="text1"/>
              </w:rPr>
              <w:t>, per 1000 people in 2023</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1E06094C" w14:textId="0492535A" w:rsidR="00C9494C" w:rsidRPr="00597989" w:rsidRDefault="00D91017" w:rsidP="00C9494C">
            <w:pPr>
              <w:rPr>
                <w:rFonts w:ascii="Aptos Narrow" w:hAnsi="Aptos Narrow"/>
                <w:color w:val="000000"/>
                <w:lang w:val="en-US"/>
              </w:rPr>
            </w:pPr>
            <w:r w:rsidRPr="00597989">
              <w:rPr>
                <w:rFonts w:ascii="Aptos Narrow" w:hAnsi="Aptos Narrow"/>
                <w:color w:val="000000"/>
              </w:rPr>
              <w:t>73.3 (52.6 to 100.3)</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689F5856" w14:textId="7C945D29" w:rsidR="00C9494C" w:rsidRPr="00597989" w:rsidRDefault="00D91017" w:rsidP="00C9494C">
            <w:pPr>
              <w:rPr>
                <w:rFonts w:ascii="Aptos Narrow" w:hAnsi="Aptos Narrow"/>
                <w:color w:val="000000"/>
                <w:lang w:val="en-US"/>
              </w:rPr>
            </w:pPr>
            <w:r w:rsidRPr="00597989">
              <w:rPr>
                <w:rFonts w:ascii="Aptos Narrow" w:hAnsi="Aptos Narrow"/>
                <w:color w:val="000000"/>
              </w:rPr>
              <w:t>1556.5 (1091.2 to 2171.8)</w:t>
            </w:r>
          </w:p>
        </w:tc>
        <w:tc>
          <w:tcPr>
            <w:tcW w:w="2127"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440CD021" w14:textId="62C6FA4F" w:rsidR="00C9494C" w:rsidRPr="00597989" w:rsidRDefault="008C5C30" w:rsidP="00C9494C">
            <w:pPr>
              <w:rPr>
                <w:rFonts w:ascii="Aptos Narrow" w:hAnsi="Aptos Narrow"/>
                <w:color w:val="000000"/>
                <w:lang w:val="en-US"/>
              </w:rPr>
            </w:pPr>
            <w:r w:rsidRPr="00597989">
              <w:rPr>
                <w:rFonts w:ascii="Aptos Narrow" w:hAnsi="Aptos Narrow"/>
                <w:color w:val="000000"/>
              </w:rPr>
              <w:t>48.3 (34.6 to 66.2)</w:t>
            </w:r>
          </w:p>
        </w:tc>
        <w:tc>
          <w:tcPr>
            <w:tcW w:w="2693"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3A99699D" w14:textId="067D91D4" w:rsidR="00C9494C" w:rsidRPr="00597989" w:rsidRDefault="001559B2" w:rsidP="00C9494C">
            <w:pPr>
              <w:rPr>
                <w:rFonts w:ascii="Aptos Narrow" w:hAnsi="Aptos Narrow"/>
                <w:color w:val="000000"/>
                <w:lang w:val="en-US"/>
              </w:rPr>
            </w:pPr>
            <w:r w:rsidRPr="00597989">
              <w:rPr>
                <w:rFonts w:ascii="Aptos Narrow" w:hAnsi="Aptos Narrow"/>
                <w:color w:val="000000"/>
              </w:rPr>
              <w:t>367.2 (261.7 to 508.1)</w:t>
            </w:r>
          </w:p>
        </w:tc>
      </w:tr>
      <w:tr w:rsidR="00C9494C" w:rsidRPr="00F51384" w14:paraId="4D1F6BA6" w14:textId="77777777" w:rsidTr="00F51384">
        <w:trPr>
          <w:trHeight w:val="73"/>
        </w:trPr>
        <w:tc>
          <w:tcPr>
            <w:tcW w:w="368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AD14635" w14:textId="1A501F6D" w:rsidR="00C9494C" w:rsidRPr="00597989" w:rsidRDefault="001559B2" w:rsidP="00C9494C">
            <w:pPr>
              <w:rPr>
                <w:rFonts w:ascii="Arial" w:hAnsi="Arial" w:cs="Arial"/>
              </w:rPr>
            </w:pPr>
            <w:r w:rsidRPr="00597989">
              <w:rPr>
                <w:rFonts w:ascii="Arial" w:eastAsia="Arial" w:hAnsi="Arial" w:cs="Arial"/>
                <w:color w:val="000000" w:themeColor="text1"/>
              </w:rPr>
              <w:t>M</w:t>
            </w:r>
            <w:r w:rsidR="00C9494C" w:rsidRPr="00597989">
              <w:rPr>
                <w:rFonts w:ascii="Arial" w:eastAsia="Arial" w:hAnsi="Arial" w:cs="Arial"/>
                <w:color w:val="000000" w:themeColor="text1"/>
              </w:rPr>
              <w:t>ales, per 1000 people in 2023</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497F4C0D" w14:textId="0ED24EED" w:rsidR="00C9494C" w:rsidRPr="00597989" w:rsidRDefault="00D91017" w:rsidP="00C9494C">
            <w:pPr>
              <w:rPr>
                <w:rFonts w:ascii="Aptos Narrow" w:hAnsi="Aptos Narrow"/>
                <w:color w:val="000000"/>
                <w:lang w:val="en-US"/>
              </w:rPr>
            </w:pPr>
            <w:r w:rsidRPr="00597989">
              <w:rPr>
                <w:rFonts w:ascii="Aptos Narrow" w:hAnsi="Aptos Narrow"/>
                <w:color w:val="000000"/>
              </w:rPr>
              <w:t>106.0 (79.0 to 144.3)</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33955EAC" w14:textId="352A81A9" w:rsidR="00C9494C" w:rsidRPr="00597989" w:rsidRDefault="00D91017" w:rsidP="00C9494C">
            <w:pPr>
              <w:rPr>
                <w:rFonts w:ascii="Aptos Narrow" w:hAnsi="Aptos Narrow"/>
                <w:color w:val="000000"/>
                <w:lang w:val="en-US"/>
              </w:rPr>
            </w:pPr>
            <w:r w:rsidRPr="00597989">
              <w:rPr>
                <w:rFonts w:ascii="Aptos Narrow" w:hAnsi="Aptos Narrow"/>
                <w:color w:val="000000"/>
              </w:rPr>
              <w:t>2071.4 (1484.8 to 2883.9)</w:t>
            </w:r>
          </w:p>
        </w:tc>
        <w:tc>
          <w:tcPr>
            <w:tcW w:w="212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045DBF0F" w14:textId="3ABD06A3" w:rsidR="00C9494C" w:rsidRPr="00597989" w:rsidRDefault="008C5C30" w:rsidP="00C9494C">
            <w:pPr>
              <w:rPr>
                <w:rFonts w:ascii="Aptos Narrow" w:hAnsi="Aptos Narrow"/>
                <w:color w:val="000000"/>
                <w:lang w:val="en-US"/>
              </w:rPr>
            </w:pPr>
            <w:r w:rsidRPr="00597989">
              <w:rPr>
                <w:rFonts w:ascii="Aptos Narrow" w:hAnsi="Aptos Narrow"/>
                <w:color w:val="000000"/>
              </w:rPr>
              <w:t>69.8 (52.0 to 94.9</w:t>
            </w:r>
          </w:p>
        </w:tc>
        <w:tc>
          <w:tcPr>
            <w:tcW w:w="2693"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1B775C5F" w14:textId="00B477AE" w:rsidR="00C9494C" w:rsidRPr="00597989" w:rsidRDefault="001559B2" w:rsidP="00C9494C">
            <w:pPr>
              <w:rPr>
                <w:rFonts w:ascii="Aptos Narrow" w:hAnsi="Aptos Narrow"/>
                <w:color w:val="000000"/>
                <w:lang w:val="en-US"/>
              </w:rPr>
            </w:pPr>
            <w:r w:rsidRPr="00597989">
              <w:rPr>
                <w:rFonts w:ascii="Aptos Narrow" w:hAnsi="Aptos Narrow"/>
                <w:color w:val="000000"/>
              </w:rPr>
              <w:t>512.4 (374.4 to 700.7</w:t>
            </w:r>
          </w:p>
        </w:tc>
      </w:tr>
    </w:tbl>
    <w:p w14:paraId="1B0889D8" w14:textId="77777777" w:rsidR="00335509" w:rsidRPr="00F51384" w:rsidRDefault="00335509" w:rsidP="006F5F53">
      <w:pPr>
        <w:rPr>
          <w:rFonts w:ascii="Arial" w:hAnsi="Arial" w:cs="Arial"/>
          <w:b/>
          <w:bCs/>
          <w:sz w:val="24"/>
          <w:szCs w:val="24"/>
        </w:rPr>
      </w:pPr>
    </w:p>
    <w:p w14:paraId="319CEA94" w14:textId="1BA6E2E4" w:rsidR="00335509" w:rsidRPr="00F51384" w:rsidRDefault="00335509" w:rsidP="006F5F53">
      <w:pPr>
        <w:rPr>
          <w:rFonts w:ascii="Arial" w:hAnsi="Arial" w:cs="Arial"/>
          <w:b/>
          <w:bCs/>
          <w:sz w:val="24"/>
          <w:szCs w:val="24"/>
        </w:rPr>
      </w:pPr>
      <w:r w:rsidRPr="00F51384">
        <w:rPr>
          <w:rFonts w:ascii="Arial" w:hAnsi="Arial" w:cs="Arial"/>
          <w:b/>
          <w:bCs/>
          <w:sz w:val="24"/>
          <w:szCs w:val="24"/>
        </w:rPr>
        <w:t xml:space="preserve">eSupplementary Table </w:t>
      </w:r>
      <w:r w:rsidR="00F51384" w:rsidRPr="00F51384">
        <w:rPr>
          <w:rFonts w:ascii="Arial" w:hAnsi="Arial" w:cs="Arial"/>
          <w:b/>
          <w:bCs/>
          <w:sz w:val="24"/>
          <w:szCs w:val="24"/>
        </w:rPr>
        <w:t>9</w:t>
      </w:r>
      <w:r w:rsidRPr="00F51384">
        <w:rPr>
          <w:rFonts w:ascii="Arial" w:hAnsi="Arial" w:cs="Arial"/>
          <w:b/>
          <w:bCs/>
          <w:sz w:val="24"/>
          <w:szCs w:val="24"/>
        </w:rPr>
        <w:t>.</w:t>
      </w:r>
      <w:r w:rsidRPr="00F51384">
        <w:rPr>
          <w:rFonts w:ascii="Source Sans Pro" w:hAnsi="Source Sans Pro"/>
          <w:color w:val="2E2E2E"/>
          <w:sz w:val="24"/>
          <w:szCs w:val="24"/>
          <w:shd w:val="clear" w:color="auto" w:fill="FFFFFF"/>
        </w:rPr>
        <w:t xml:space="preserve"> </w:t>
      </w:r>
      <w:r w:rsidRPr="00F51384">
        <w:rPr>
          <w:rFonts w:ascii="Arial" w:hAnsi="Arial" w:cs="Arial"/>
          <w:sz w:val="24"/>
          <w:szCs w:val="24"/>
        </w:rPr>
        <w:t>Future HALYs gained from achieving 100% hypertension control (SBP &lt;1</w:t>
      </w:r>
      <w:r w:rsidR="00E24D2C" w:rsidRPr="00F51384">
        <w:rPr>
          <w:rFonts w:ascii="Arial" w:hAnsi="Arial" w:cs="Arial"/>
          <w:sz w:val="24"/>
          <w:szCs w:val="24"/>
        </w:rPr>
        <w:t>3</w:t>
      </w:r>
      <w:r w:rsidRPr="00F51384">
        <w:rPr>
          <w:rFonts w:ascii="Arial" w:hAnsi="Arial" w:cs="Arial"/>
          <w:sz w:val="24"/>
          <w:szCs w:val="24"/>
        </w:rPr>
        <w:t>0 mmHg) among individuals with diagnosed hypertension compared to BAU in Nepal.</w:t>
      </w:r>
    </w:p>
    <w:tbl>
      <w:tblPr>
        <w:tblW w:w="14176" w:type="dxa"/>
        <w:tblInd w:w="-294" w:type="dxa"/>
        <w:tblLayout w:type="fixed"/>
        <w:tblLook w:val="04A0" w:firstRow="1" w:lastRow="0" w:firstColumn="1" w:lastColumn="0" w:noHBand="0" w:noVBand="1"/>
      </w:tblPr>
      <w:tblGrid>
        <w:gridCol w:w="3970"/>
        <w:gridCol w:w="2410"/>
        <w:gridCol w:w="2835"/>
        <w:gridCol w:w="2574"/>
        <w:gridCol w:w="2387"/>
      </w:tblGrid>
      <w:tr w:rsidR="00335509" w:rsidRPr="00F51384" w14:paraId="0BBA72D2" w14:textId="77777777" w:rsidTr="00F51384">
        <w:trPr>
          <w:trHeight w:val="80"/>
        </w:trPr>
        <w:tc>
          <w:tcPr>
            <w:tcW w:w="3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6BDFF1B3" w14:textId="77777777" w:rsidR="00335509" w:rsidRPr="00F51384" w:rsidRDefault="00335509" w:rsidP="006F5F53">
            <w:pPr>
              <w:rPr>
                <w:rFonts w:ascii="Arial" w:hAnsi="Arial" w:cs="Arial"/>
                <w:b/>
                <w:bCs/>
                <w:sz w:val="24"/>
                <w:szCs w:val="24"/>
              </w:rPr>
            </w:pPr>
          </w:p>
        </w:tc>
        <w:tc>
          <w:tcPr>
            <w:tcW w:w="5245"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09485A3D"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Undiscounted</w:t>
            </w:r>
          </w:p>
        </w:tc>
        <w:tc>
          <w:tcPr>
            <w:tcW w:w="4961" w:type="dxa"/>
            <w:gridSpan w:val="2"/>
            <w:tcBorders>
              <w:top w:val="single" w:sz="8" w:space="0" w:color="auto"/>
              <w:left w:val="nil"/>
              <w:bottom w:val="single" w:sz="8" w:space="0" w:color="auto"/>
              <w:right w:val="single" w:sz="8" w:space="0" w:color="auto"/>
            </w:tcBorders>
            <w:shd w:val="clear" w:color="auto" w:fill="D9D9D9" w:themeFill="background1" w:themeFillShade="D9"/>
            <w:tcMar>
              <w:left w:w="108" w:type="dxa"/>
              <w:right w:w="108" w:type="dxa"/>
            </w:tcMar>
            <w:vAlign w:val="bottom"/>
          </w:tcPr>
          <w:p w14:paraId="37BA9387"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Discounted at 3% per annum</w:t>
            </w:r>
          </w:p>
        </w:tc>
      </w:tr>
      <w:tr w:rsidR="008F2A40" w:rsidRPr="00F51384" w14:paraId="0B925885" w14:textId="77777777" w:rsidTr="00F51384">
        <w:trPr>
          <w:trHeight w:val="80"/>
        </w:trPr>
        <w:tc>
          <w:tcPr>
            <w:tcW w:w="3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0AD38E6D" w14:textId="77777777" w:rsidR="00335509" w:rsidRPr="00F51384" w:rsidRDefault="00335509" w:rsidP="006F5F53">
            <w:pPr>
              <w:rPr>
                <w:rFonts w:ascii="Arial" w:hAnsi="Arial" w:cs="Arial"/>
                <w:b/>
                <w:bCs/>
                <w:sz w:val="24"/>
                <w:szCs w:val="24"/>
              </w:rPr>
            </w:pPr>
          </w:p>
        </w:tc>
        <w:tc>
          <w:tcPr>
            <w:tcW w:w="24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710B9E8C" w14:textId="5181403E" w:rsidR="00335509" w:rsidRPr="00F51384" w:rsidRDefault="00B425FD" w:rsidP="006F5F53">
            <w:pPr>
              <w:rPr>
                <w:rFonts w:ascii="Arial" w:hAnsi="Arial" w:cs="Arial"/>
                <w:b/>
                <w:bCs/>
                <w:sz w:val="24"/>
                <w:szCs w:val="24"/>
              </w:rPr>
            </w:pPr>
            <w:r w:rsidRPr="00F51384">
              <w:rPr>
                <w:rFonts w:ascii="Arial" w:eastAsia="Arial" w:hAnsi="Arial" w:cs="Arial"/>
                <w:b/>
                <w:bCs/>
                <w:color w:val="000000" w:themeColor="text1"/>
                <w:sz w:val="24"/>
                <w:szCs w:val="24"/>
              </w:rPr>
              <w:t>2023-2043</w:t>
            </w:r>
          </w:p>
        </w:tc>
        <w:tc>
          <w:tcPr>
            <w:tcW w:w="2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65CE4E7A"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Lifetime</w:t>
            </w:r>
          </w:p>
        </w:tc>
        <w:tc>
          <w:tcPr>
            <w:tcW w:w="257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36A594A2" w14:textId="64EE8454" w:rsidR="00335509" w:rsidRPr="00F51384" w:rsidRDefault="00B425FD" w:rsidP="006F5F53">
            <w:pPr>
              <w:rPr>
                <w:rFonts w:ascii="Arial" w:hAnsi="Arial" w:cs="Arial"/>
                <w:b/>
                <w:bCs/>
                <w:sz w:val="24"/>
                <w:szCs w:val="24"/>
              </w:rPr>
            </w:pPr>
            <w:r w:rsidRPr="00F51384">
              <w:rPr>
                <w:rFonts w:ascii="Arial" w:eastAsia="Arial" w:hAnsi="Arial" w:cs="Arial"/>
                <w:b/>
                <w:bCs/>
                <w:color w:val="000000" w:themeColor="text1"/>
                <w:sz w:val="24"/>
                <w:szCs w:val="24"/>
              </w:rPr>
              <w:t>2023-2043</w:t>
            </w:r>
          </w:p>
        </w:tc>
        <w:tc>
          <w:tcPr>
            <w:tcW w:w="2387"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0943DD6D" w14:textId="77777777" w:rsidR="00335509" w:rsidRPr="00F51384" w:rsidRDefault="00335509" w:rsidP="006F5F53">
            <w:pPr>
              <w:rPr>
                <w:rFonts w:ascii="Arial" w:hAnsi="Arial" w:cs="Arial"/>
                <w:b/>
                <w:bCs/>
                <w:sz w:val="24"/>
                <w:szCs w:val="24"/>
              </w:rPr>
            </w:pPr>
            <w:r w:rsidRPr="00F51384">
              <w:rPr>
                <w:rFonts w:ascii="Arial" w:eastAsia="Arial" w:hAnsi="Arial" w:cs="Arial"/>
                <w:b/>
                <w:bCs/>
                <w:color w:val="000000" w:themeColor="text1"/>
                <w:sz w:val="24"/>
                <w:szCs w:val="24"/>
              </w:rPr>
              <w:t>Lifetime</w:t>
            </w:r>
          </w:p>
        </w:tc>
      </w:tr>
      <w:tr w:rsidR="00335509" w:rsidRPr="00D81683" w14:paraId="19239764" w14:textId="77777777" w:rsidTr="00BF0545">
        <w:trPr>
          <w:trHeight w:val="80"/>
        </w:trPr>
        <w:tc>
          <w:tcPr>
            <w:tcW w:w="14176" w:type="dxa"/>
            <w:gridSpan w:val="5"/>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085AA975" w14:textId="77777777" w:rsidR="00335509" w:rsidRPr="00BF0545" w:rsidRDefault="00335509" w:rsidP="006F5F53">
            <w:pPr>
              <w:rPr>
                <w:rFonts w:ascii="Arial" w:hAnsi="Arial" w:cs="Arial"/>
                <w:color w:val="000000"/>
              </w:rPr>
            </w:pPr>
            <w:r w:rsidRPr="00BF0545">
              <w:rPr>
                <w:rFonts w:ascii="Arial" w:eastAsia="Arial" w:hAnsi="Arial" w:cs="Arial"/>
                <w:b/>
                <w:bCs/>
                <w:color w:val="000000" w:themeColor="text1"/>
              </w:rPr>
              <w:t>Health adjusted life years</w:t>
            </w:r>
          </w:p>
        </w:tc>
      </w:tr>
      <w:tr w:rsidR="008F2A40" w:rsidRPr="008F2A40" w14:paraId="2F237CDC" w14:textId="77777777" w:rsidTr="00F51384">
        <w:trPr>
          <w:trHeight w:val="130"/>
        </w:trPr>
        <w:tc>
          <w:tcPr>
            <w:tcW w:w="397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739F6A" w14:textId="77777777" w:rsidR="00335509" w:rsidRPr="00BF0545" w:rsidRDefault="00335509" w:rsidP="006F5F53">
            <w:pPr>
              <w:rPr>
                <w:rFonts w:ascii="Arial" w:hAnsi="Arial" w:cs="Arial"/>
              </w:rPr>
            </w:pPr>
            <w:r w:rsidRPr="00BF0545">
              <w:rPr>
                <w:rFonts w:ascii="Arial" w:eastAsia="Arial" w:hAnsi="Arial" w:cs="Arial"/>
                <w:color w:val="000000" w:themeColor="text1"/>
              </w:rPr>
              <w:t>Total HALYs (millions)</w:t>
            </w:r>
          </w:p>
        </w:tc>
        <w:tc>
          <w:tcPr>
            <w:tcW w:w="2410"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B74EF2" w14:textId="2660073C" w:rsidR="00335509" w:rsidRPr="00BF0545" w:rsidRDefault="00CF75AF" w:rsidP="006F5F53">
            <w:pPr>
              <w:rPr>
                <w:rFonts w:ascii="Arial" w:hAnsi="Arial" w:cs="Arial"/>
                <w:color w:val="000000"/>
                <w:lang w:val="en-US"/>
              </w:rPr>
            </w:pPr>
            <w:r w:rsidRPr="00BF0545">
              <w:rPr>
                <w:rFonts w:ascii="Arial" w:hAnsi="Arial" w:cs="Arial"/>
                <w:color w:val="000000"/>
              </w:rPr>
              <w:t>1</w:t>
            </w:r>
            <w:r w:rsidR="00217FC0" w:rsidRPr="00BF0545">
              <w:rPr>
                <w:rFonts w:ascii="Arial" w:hAnsi="Arial" w:cs="Arial"/>
                <w:color w:val="000000"/>
              </w:rPr>
              <w:t>.9</w:t>
            </w:r>
            <w:r w:rsidRPr="00BF0545">
              <w:rPr>
                <w:rFonts w:ascii="Arial" w:hAnsi="Arial" w:cs="Arial"/>
                <w:color w:val="000000"/>
              </w:rPr>
              <w:t xml:space="preserve"> (1</w:t>
            </w:r>
            <w:r w:rsidR="00217FC0" w:rsidRPr="00BF0545">
              <w:rPr>
                <w:rFonts w:ascii="Arial" w:hAnsi="Arial" w:cs="Arial"/>
                <w:color w:val="000000"/>
              </w:rPr>
              <w:t>.3</w:t>
            </w:r>
            <w:r w:rsidRPr="00BF0545">
              <w:rPr>
                <w:rFonts w:ascii="Arial" w:hAnsi="Arial" w:cs="Arial"/>
                <w:color w:val="000000"/>
              </w:rPr>
              <w:t xml:space="preserve"> to 2</w:t>
            </w:r>
            <w:r w:rsidR="00217FC0" w:rsidRPr="00BF0545">
              <w:rPr>
                <w:rFonts w:ascii="Arial" w:hAnsi="Arial" w:cs="Arial"/>
                <w:color w:val="000000"/>
              </w:rPr>
              <w:t>.7</w:t>
            </w:r>
            <w:r w:rsidRPr="00BF0545">
              <w:rPr>
                <w:rFonts w:ascii="Arial" w:hAnsi="Arial" w:cs="Arial"/>
                <w:color w:val="000000"/>
              </w:rPr>
              <w:t>)</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65C5E8C" w14:textId="4D02450A" w:rsidR="00335509" w:rsidRPr="00BF0545" w:rsidRDefault="001B7D73" w:rsidP="006F5F53">
            <w:pPr>
              <w:rPr>
                <w:rFonts w:ascii="Arial" w:hAnsi="Arial" w:cs="Arial"/>
                <w:color w:val="000000"/>
                <w:lang w:val="en-US"/>
              </w:rPr>
            </w:pPr>
            <w:r w:rsidRPr="00BF0545">
              <w:rPr>
                <w:rFonts w:ascii="Arial" w:hAnsi="Arial" w:cs="Arial"/>
                <w:color w:val="000000"/>
              </w:rPr>
              <w:t>38</w:t>
            </w:r>
            <w:r w:rsidR="00217FC0" w:rsidRPr="00BF0545">
              <w:rPr>
                <w:rFonts w:ascii="Arial" w:hAnsi="Arial" w:cs="Arial"/>
                <w:color w:val="000000"/>
              </w:rPr>
              <w:t>.5</w:t>
            </w:r>
            <w:r w:rsidRPr="00BF0545">
              <w:rPr>
                <w:rFonts w:ascii="Arial" w:hAnsi="Arial" w:cs="Arial"/>
                <w:color w:val="000000"/>
              </w:rPr>
              <w:t xml:space="preserve"> (26</w:t>
            </w:r>
            <w:r w:rsidR="00217FC0" w:rsidRPr="00BF0545">
              <w:rPr>
                <w:rFonts w:ascii="Arial" w:hAnsi="Arial" w:cs="Arial"/>
                <w:color w:val="000000"/>
              </w:rPr>
              <w:t>.6</w:t>
            </w:r>
            <w:r w:rsidRPr="00BF0545">
              <w:rPr>
                <w:rFonts w:ascii="Arial" w:hAnsi="Arial" w:cs="Arial"/>
                <w:color w:val="000000"/>
              </w:rPr>
              <w:t xml:space="preserve"> to 54</w:t>
            </w:r>
            <w:r w:rsidR="00217FC0" w:rsidRPr="00BF0545">
              <w:rPr>
                <w:rFonts w:ascii="Arial" w:hAnsi="Arial" w:cs="Arial"/>
                <w:color w:val="000000"/>
              </w:rPr>
              <w:t>.7</w:t>
            </w:r>
            <w:r w:rsidRPr="00BF0545">
              <w:rPr>
                <w:rFonts w:ascii="Arial" w:hAnsi="Arial" w:cs="Arial"/>
                <w:color w:val="000000"/>
              </w:rPr>
              <w:t>)</w:t>
            </w:r>
          </w:p>
        </w:tc>
        <w:tc>
          <w:tcPr>
            <w:tcW w:w="257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0A40962" w14:textId="6B1F7778" w:rsidR="00335509" w:rsidRPr="00BF0545" w:rsidRDefault="00D36927" w:rsidP="006F5F53">
            <w:pPr>
              <w:rPr>
                <w:rFonts w:ascii="Arial" w:hAnsi="Arial" w:cs="Arial"/>
                <w:color w:val="000000"/>
                <w:lang w:val="en-US"/>
              </w:rPr>
            </w:pPr>
            <w:r w:rsidRPr="00BF0545">
              <w:rPr>
                <w:rFonts w:ascii="Arial" w:hAnsi="Arial" w:cs="Arial"/>
                <w:color w:val="000000"/>
              </w:rPr>
              <w:t>1</w:t>
            </w:r>
            <w:r w:rsidR="00C05017" w:rsidRPr="00BF0545">
              <w:rPr>
                <w:rFonts w:ascii="Arial" w:hAnsi="Arial" w:cs="Arial"/>
                <w:color w:val="000000"/>
              </w:rPr>
              <w:t>.3</w:t>
            </w:r>
            <w:r w:rsidRPr="00BF0545">
              <w:rPr>
                <w:rFonts w:ascii="Arial" w:hAnsi="Arial" w:cs="Arial"/>
                <w:color w:val="000000"/>
              </w:rPr>
              <w:t xml:space="preserve"> (</w:t>
            </w:r>
            <w:r w:rsidR="00C05017" w:rsidRPr="00BF0545">
              <w:rPr>
                <w:rFonts w:ascii="Arial" w:hAnsi="Arial" w:cs="Arial"/>
                <w:color w:val="000000"/>
              </w:rPr>
              <w:t>0.9</w:t>
            </w:r>
            <w:r w:rsidRPr="00BF0545">
              <w:rPr>
                <w:rFonts w:ascii="Arial" w:hAnsi="Arial" w:cs="Arial"/>
                <w:color w:val="000000"/>
              </w:rPr>
              <w:t xml:space="preserve"> to 1</w:t>
            </w:r>
            <w:r w:rsidR="00C05017" w:rsidRPr="00BF0545">
              <w:rPr>
                <w:rFonts w:ascii="Arial" w:hAnsi="Arial" w:cs="Arial"/>
                <w:color w:val="000000"/>
              </w:rPr>
              <w:t>.8</w:t>
            </w:r>
            <w:r w:rsidRPr="00BF0545">
              <w:rPr>
                <w:rFonts w:ascii="Arial" w:hAnsi="Arial" w:cs="Arial"/>
                <w:color w:val="000000"/>
              </w:rPr>
              <w:t>)</w:t>
            </w:r>
          </w:p>
        </w:tc>
        <w:tc>
          <w:tcPr>
            <w:tcW w:w="2387"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08DD6D" w14:textId="31372F3B" w:rsidR="00335509" w:rsidRPr="00BF0545" w:rsidRDefault="00D36927" w:rsidP="006F5F53">
            <w:pPr>
              <w:rPr>
                <w:rFonts w:ascii="Arial" w:hAnsi="Arial" w:cs="Arial"/>
                <w:color w:val="000000"/>
                <w:lang w:val="en-US"/>
              </w:rPr>
            </w:pPr>
            <w:r w:rsidRPr="00BF0545">
              <w:rPr>
                <w:rFonts w:ascii="Arial" w:hAnsi="Arial" w:cs="Arial"/>
                <w:color w:val="000000"/>
              </w:rPr>
              <w:t>9</w:t>
            </w:r>
            <w:r w:rsidR="00C05017" w:rsidRPr="00BF0545">
              <w:rPr>
                <w:rFonts w:ascii="Arial" w:hAnsi="Arial" w:cs="Arial"/>
                <w:color w:val="000000"/>
              </w:rPr>
              <w:t>.4</w:t>
            </w:r>
            <w:r w:rsidRPr="00BF0545">
              <w:rPr>
                <w:rFonts w:ascii="Arial" w:hAnsi="Arial" w:cs="Arial"/>
                <w:color w:val="000000"/>
              </w:rPr>
              <w:t xml:space="preserve"> (6</w:t>
            </w:r>
            <w:r w:rsidR="00C05017" w:rsidRPr="00BF0545">
              <w:rPr>
                <w:rFonts w:ascii="Arial" w:hAnsi="Arial" w:cs="Arial"/>
                <w:color w:val="000000"/>
              </w:rPr>
              <w:t>.6</w:t>
            </w:r>
            <w:r w:rsidRPr="00BF0545">
              <w:rPr>
                <w:rFonts w:ascii="Arial" w:hAnsi="Arial" w:cs="Arial"/>
                <w:color w:val="000000"/>
              </w:rPr>
              <w:t xml:space="preserve"> to 13</w:t>
            </w:r>
            <w:r w:rsidR="00C05017" w:rsidRPr="00BF0545">
              <w:rPr>
                <w:rFonts w:ascii="Arial" w:hAnsi="Arial" w:cs="Arial"/>
                <w:color w:val="000000"/>
              </w:rPr>
              <w:t>.0</w:t>
            </w:r>
            <w:r w:rsidRPr="00BF0545">
              <w:rPr>
                <w:rFonts w:ascii="Arial" w:hAnsi="Arial" w:cs="Arial"/>
                <w:color w:val="000000"/>
              </w:rPr>
              <w:t>)</w:t>
            </w:r>
          </w:p>
        </w:tc>
      </w:tr>
      <w:tr w:rsidR="008F2A40" w:rsidRPr="008F2A40" w14:paraId="36637E30" w14:textId="77777777" w:rsidTr="00F51384">
        <w:trPr>
          <w:trHeight w:val="126"/>
        </w:trPr>
        <w:tc>
          <w:tcPr>
            <w:tcW w:w="397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7F79CABA" w14:textId="6680FADE" w:rsidR="00312B0B" w:rsidRPr="00BF0545" w:rsidRDefault="00312B0B" w:rsidP="006F5F53">
            <w:pPr>
              <w:rPr>
                <w:rFonts w:ascii="Arial" w:hAnsi="Arial" w:cs="Arial"/>
              </w:rPr>
            </w:pPr>
            <w:r w:rsidRPr="00BF0545">
              <w:rPr>
                <w:rFonts w:ascii="Arial" w:eastAsia="Arial" w:hAnsi="Arial" w:cs="Arial"/>
                <w:color w:val="000000" w:themeColor="text1"/>
              </w:rPr>
              <w:t xml:space="preserve">Total HALYs per 1000 people in </w:t>
            </w:r>
            <w:r w:rsidR="00B425FD" w:rsidRPr="00BF0545">
              <w:rPr>
                <w:rFonts w:ascii="Arial" w:eastAsia="Arial" w:hAnsi="Arial" w:cs="Arial"/>
                <w:color w:val="000000" w:themeColor="text1"/>
              </w:rPr>
              <w:t>2023</w:t>
            </w:r>
          </w:p>
        </w:tc>
        <w:tc>
          <w:tcPr>
            <w:tcW w:w="24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E63345B" w14:textId="2D1BAEFF" w:rsidR="00312B0B" w:rsidRPr="00BF0545" w:rsidRDefault="00716C44" w:rsidP="006F5F53">
            <w:pPr>
              <w:rPr>
                <w:rFonts w:ascii="Arial" w:hAnsi="Arial" w:cs="Arial"/>
                <w:color w:val="000000"/>
                <w:lang w:val="en-US"/>
              </w:rPr>
            </w:pPr>
            <w:r w:rsidRPr="00BF0545">
              <w:rPr>
                <w:rFonts w:ascii="Arial" w:hAnsi="Arial" w:cs="Arial"/>
                <w:color w:val="000000"/>
              </w:rPr>
              <w:t>69.5 (50.0 to 97.7)</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EDC91C0" w14:textId="1A1527D5" w:rsidR="00312B0B" w:rsidRPr="00BF0545" w:rsidRDefault="001837B5" w:rsidP="006F5F53">
            <w:pPr>
              <w:rPr>
                <w:rFonts w:ascii="Arial" w:hAnsi="Arial" w:cs="Arial"/>
                <w:color w:val="000000"/>
                <w:lang w:val="en-US"/>
              </w:rPr>
            </w:pPr>
            <w:r w:rsidRPr="00BF0545">
              <w:rPr>
                <w:rFonts w:ascii="Arial" w:hAnsi="Arial" w:cs="Arial"/>
                <w:color w:val="000000"/>
              </w:rPr>
              <w:t>1386.1 (975.5 to 1970.3)</w:t>
            </w:r>
          </w:p>
        </w:tc>
        <w:tc>
          <w:tcPr>
            <w:tcW w:w="257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D054FB" w14:textId="38A5DCE3" w:rsidR="00312B0B" w:rsidRPr="00BF0545" w:rsidRDefault="00485E76" w:rsidP="006F5F53">
            <w:pPr>
              <w:rPr>
                <w:rFonts w:ascii="Arial" w:hAnsi="Arial" w:cs="Arial"/>
                <w:color w:val="000000"/>
                <w:lang w:val="en-US"/>
              </w:rPr>
            </w:pPr>
            <w:r w:rsidRPr="00BF0545">
              <w:rPr>
                <w:rFonts w:ascii="Arial" w:hAnsi="Arial" w:cs="Arial"/>
                <w:color w:val="000000"/>
              </w:rPr>
              <w:t>45.8 (32.9 to 64.5)</w:t>
            </w:r>
          </w:p>
        </w:tc>
        <w:tc>
          <w:tcPr>
            <w:tcW w:w="238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959000C" w14:textId="4E17C762" w:rsidR="00312B0B" w:rsidRPr="00BF0545" w:rsidRDefault="00BF7EB5" w:rsidP="006F5F53">
            <w:pPr>
              <w:rPr>
                <w:rFonts w:ascii="Arial" w:hAnsi="Arial" w:cs="Arial"/>
                <w:color w:val="000000"/>
                <w:lang w:val="en-US"/>
              </w:rPr>
            </w:pPr>
            <w:r w:rsidRPr="00BF0545">
              <w:rPr>
                <w:rFonts w:ascii="Arial" w:hAnsi="Arial" w:cs="Arial"/>
                <w:color w:val="000000"/>
              </w:rPr>
              <w:t>337.5 (239.6 to 469.5)</w:t>
            </w:r>
          </w:p>
        </w:tc>
      </w:tr>
      <w:tr w:rsidR="00335509" w:rsidRPr="00D81683" w14:paraId="13F1D04E" w14:textId="77777777" w:rsidTr="00BF0545">
        <w:trPr>
          <w:trHeight w:val="80"/>
        </w:trPr>
        <w:tc>
          <w:tcPr>
            <w:tcW w:w="14176" w:type="dxa"/>
            <w:gridSpan w:val="5"/>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1ECC943" w14:textId="77777777" w:rsidR="00335509" w:rsidRPr="00BF0545" w:rsidRDefault="00335509" w:rsidP="006F5F53">
            <w:pPr>
              <w:rPr>
                <w:rFonts w:ascii="Arial" w:hAnsi="Arial" w:cs="Arial"/>
                <w:b/>
                <w:bCs/>
              </w:rPr>
            </w:pPr>
            <w:r w:rsidRPr="00BF0545">
              <w:rPr>
                <w:rFonts w:ascii="Arial" w:eastAsia="Arial" w:hAnsi="Arial" w:cs="Arial"/>
                <w:b/>
                <w:bCs/>
                <w:i/>
                <w:iCs/>
                <w:color w:val="000000" w:themeColor="text1"/>
              </w:rPr>
              <w:t>By sex</w:t>
            </w:r>
          </w:p>
        </w:tc>
      </w:tr>
      <w:tr w:rsidR="008F2A40" w:rsidRPr="008F2A40" w14:paraId="59E4FA75" w14:textId="77777777" w:rsidTr="00F51384">
        <w:trPr>
          <w:trHeight w:val="68"/>
        </w:trPr>
        <w:tc>
          <w:tcPr>
            <w:tcW w:w="397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ED10652" w14:textId="0148C90E" w:rsidR="001B7D73" w:rsidRPr="00BF0545" w:rsidRDefault="00716C44" w:rsidP="001B7D73">
            <w:pPr>
              <w:rPr>
                <w:rFonts w:ascii="Arial" w:eastAsia="Arial" w:hAnsi="Arial" w:cs="Arial"/>
                <w:color w:val="000000" w:themeColor="text1"/>
              </w:rPr>
            </w:pPr>
            <w:r w:rsidRPr="00BF0545">
              <w:rPr>
                <w:rFonts w:ascii="Arial" w:eastAsia="Arial" w:hAnsi="Arial" w:cs="Arial"/>
                <w:color w:val="000000" w:themeColor="text1"/>
              </w:rPr>
              <w:lastRenderedPageBreak/>
              <w:t>Fem</w:t>
            </w:r>
            <w:r w:rsidR="001B7D73" w:rsidRPr="00BF0545">
              <w:rPr>
                <w:rFonts w:ascii="Arial" w:eastAsia="Arial" w:hAnsi="Arial" w:cs="Arial"/>
                <w:color w:val="000000" w:themeColor="text1"/>
              </w:rPr>
              <w:t>ales, per 1000 people in 2023</w:t>
            </w:r>
          </w:p>
        </w:tc>
        <w:tc>
          <w:tcPr>
            <w:tcW w:w="2410"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73EC444A" w14:textId="6055D861" w:rsidR="001B7D73" w:rsidRPr="00BF0545" w:rsidRDefault="00716C44" w:rsidP="001B7D73">
            <w:pPr>
              <w:rPr>
                <w:rFonts w:ascii="Arial" w:hAnsi="Arial" w:cs="Arial"/>
                <w:color w:val="000000"/>
                <w:lang w:val="en-US"/>
              </w:rPr>
            </w:pPr>
            <w:r w:rsidRPr="00BF0545">
              <w:rPr>
                <w:rFonts w:ascii="Arial" w:hAnsi="Arial" w:cs="Arial"/>
                <w:color w:val="000000"/>
              </w:rPr>
              <w:t>57.0 (39.9 to 79.8)</w:t>
            </w:r>
          </w:p>
        </w:tc>
        <w:tc>
          <w:tcPr>
            <w:tcW w:w="283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4A04B62E" w14:textId="585AE737" w:rsidR="001B7D73" w:rsidRPr="00BF0545" w:rsidRDefault="00716C44" w:rsidP="001B7D73">
            <w:pPr>
              <w:rPr>
                <w:rFonts w:ascii="Arial" w:hAnsi="Arial" w:cs="Arial"/>
                <w:color w:val="000000"/>
                <w:lang w:val="en-US"/>
              </w:rPr>
            </w:pPr>
            <w:r w:rsidRPr="00BF0545">
              <w:rPr>
                <w:rFonts w:ascii="Arial" w:hAnsi="Arial" w:cs="Arial"/>
                <w:color w:val="000000"/>
              </w:rPr>
              <w:t>1201.5 (829.5 to 1685.8)</w:t>
            </w:r>
          </w:p>
        </w:tc>
        <w:tc>
          <w:tcPr>
            <w:tcW w:w="257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31CDE0BF" w14:textId="32651674" w:rsidR="001B7D73" w:rsidRPr="00BF0545" w:rsidRDefault="00485E76" w:rsidP="001B7D73">
            <w:pPr>
              <w:rPr>
                <w:rFonts w:ascii="Arial" w:hAnsi="Arial" w:cs="Arial"/>
                <w:color w:val="000000"/>
                <w:lang w:val="en-US"/>
              </w:rPr>
            </w:pPr>
            <w:r w:rsidRPr="00BF0545">
              <w:rPr>
                <w:rFonts w:ascii="Arial" w:hAnsi="Arial" w:cs="Arial"/>
                <w:color w:val="000000"/>
              </w:rPr>
              <w:t>37.6 (26.3 to 52.8)</w:t>
            </w:r>
          </w:p>
        </w:tc>
        <w:tc>
          <w:tcPr>
            <w:tcW w:w="2387"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4233D7A7" w14:textId="6B1B2213" w:rsidR="001B7D73" w:rsidRPr="00BF0545" w:rsidRDefault="00BF7EB5" w:rsidP="001B7D73">
            <w:pPr>
              <w:rPr>
                <w:rFonts w:ascii="Arial" w:hAnsi="Arial" w:cs="Arial"/>
                <w:color w:val="000000"/>
                <w:lang w:val="en-US"/>
              </w:rPr>
            </w:pPr>
            <w:r w:rsidRPr="00BF0545">
              <w:rPr>
                <w:rFonts w:ascii="Arial" w:hAnsi="Arial" w:cs="Arial"/>
                <w:color w:val="000000"/>
              </w:rPr>
              <w:t>282.7 (196.1 to 394.1)</w:t>
            </w:r>
          </w:p>
        </w:tc>
      </w:tr>
      <w:tr w:rsidR="008F2A40" w:rsidRPr="008F2A40" w14:paraId="06F0B5C8" w14:textId="77777777" w:rsidTr="00F51384">
        <w:trPr>
          <w:trHeight w:val="68"/>
        </w:trPr>
        <w:tc>
          <w:tcPr>
            <w:tcW w:w="397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693DB6" w14:textId="0AF72D1D" w:rsidR="001B7D73" w:rsidRPr="00BF0545" w:rsidRDefault="00716C44" w:rsidP="001B7D73">
            <w:pPr>
              <w:rPr>
                <w:rFonts w:ascii="Arial" w:hAnsi="Arial" w:cs="Arial"/>
              </w:rPr>
            </w:pPr>
            <w:r w:rsidRPr="00BF0545">
              <w:rPr>
                <w:rFonts w:ascii="Arial" w:eastAsia="Arial" w:hAnsi="Arial" w:cs="Arial"/>
                <w:color w:val="000000" w:themeColor="text1"/>
              </w:rPr>
              <w:t>M</w:t>
            </w:r>
            <w:r w:rsidR="001B7D73" w:rsidRPr="00BF0545">
              <w:rPr>
                <w:rFonts w:ascii="Arial" w:eastAsia="Arial" w:hAnsi="Arial" w:cs="Arial"/>
                <w:color w:val="000000" w:themeColor="text1"/>
              </w:rPr>
              <w:t>ales, per 1000 people in 2023</w:t>
            </w:r>
          </w:p>
        </w:tc>
        <w:tc>
          <w:tcPr>
            <w:tcW w:w="24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2071357A" w14:textId="478A6EE7" w:rsidR="001B7D73" w:rsidRPr="00BF0545" w:rsidRDefault="00716C44" w:rsidP="001B7D73">
            <w:pPr>
              <w:rPr>
                <w:rFonts w:ascii="Arial" w:hAnsi="Arial" w:cs="Arial"/>
                <w:color w:val="000000"/>
                <w:lang w:val="en-US"/>
              </w:rPr>
            </w:pPr>
            <w:r w:rsidRPr="00BF0545">
              <w:rPr>
                <w:rFonts w:ascii="Arial" w:hAnsi="Arial" w:cs="Arial"/>
                <w:color w:val="000000"/>
              </w:rPr>
              <w:t>83.0 (60.6 to 116.0)</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321D524D" w14:textId="24CD64B1" w:rsidR="001B7D73" w:rsidRPr="00BF0545" w:rsidRDefault="00716C44" w:rsidP="001B7D73">
            <w:pPr>
              <w:rPr>
                <w:rFonts w:ascii="Arial" w:hAnsi="Arial" w:cs="Arial"/>
                <w:color w:val="000000"/>
                <w:lang w:val="en-US"/>
              </w:rPr>
            </w:pPr>
            <w:r w:rsidRPr="00BF0545">
              <w:rPr>
                <w:rFonts w:ascii="Arial" w:hAnsi="Arial" w:cs="Arial"/>
                <w:color w:val="000000"/>
              </w:rPr>
              <w:t>1581.3 (1108.2 to 2204.7)</w:t>
            </w:r>
          </w:p>
        </w:tc>
        <w:tc>
          <w:tcPr>
            <w:tcW w:w="257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29EB2AAB" w14:textId="769CACCB" w:rsidR="001B7D73" w:rsidRPr="00BF0545" w:rsidRDefault="00485E76" w:rsidP="001B7D73">
            <w:pPr>
              <w:rPr>
                <w:rFonts w:ascii="Arial" w:hAnsi="Arial" w:cs="Arial"/>
                <w:color w:val="000000"/>
                <w:lang w:val="en-US"/>
              </w:rPr>
            </w:pPr>
            <w:r w:rsidRPr="00BF0545">
              <w:rPr>
                <w:rFonts w:ascii="Arial" w:hAnsi="Arial" w:cs="Arial"/>
                <w:color w:val="000000"/>
              </w:rPr>
              <w:t>54.6 (39.9 to 76.5)</w:t>
            </w:r>
          </w:p>
        </w:tc>
        <w:tc>
          <w:tcPr>
            <w:tcW w:w="238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bottom"/>
          </w:tcPr>
          <w:p w14:paraId="3DD09BAB" w14:textId="739DE76C" w:rsidR="001B7D73" w:rsidRPr="00BF0545" w:rsidRDefault="00BF7EB5" w:rsidP="001B7D73">
            <w:pPr>
              <w:rPr>
                <w:rFonts w:ascii="Arial" w:hAnsi="Arial" w:cs="Arial"/>
                <w:color w:val="000000"/>
                <w:lang w:val="en-US"/>
              </w:rPr>
            </w:pPr>
            <w:r w:rsidRPr="00BF0545">
              <w:rPr>
                <w:rFonts w:ascii="Arial" w:hAnsi="Arial" w:cs="Arial"/>
                <w:color w:val="000000"/>
              </w:rPr>
              <w:t>394.5 (283.4 to 540.8)</w:t>
            </w:r>
          </w:p>
        </w:tc>
      </w:tr>
    </w:tbl>
    <w:p w14:paraId="1D309D22" w14:textId="77777777" w:rsidR="00202E39" w:rsidRDefault="00202E39" w:rsidP="006F5F53">
      <w:pPr>
        <w:rPr>
          <w:rFonts w:ascii="Arial" w:hAnsi="Arial" w:cs="Arial"/>
          <w:b/>
          <w:bCs/>
          <w:sz w:val="24"/>
          <w:szCs w:val="24"/>
        </w:rPr>
      </w:pPr>
    </w:p>
    <w:sectPr w:rsidR="00202E39" w:rsidSect="002F3254">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B31B" w14:textId="77777777" w:rsidR="00120CE8" w:rsidRDefault="00120CE8" w:rsidP="00B0751B">
      <w:pPr>
        <w:spacing w:after="0" w:line="240" w:lineRule="auto"/>
      </w:pPr>
      <w:r>
        <w:separator/>
      </w:r>
    </w:p>
  </w:endnote>
  <w:endnote w:type="continuationSeparator" w:id="0">
    <w:p w14:paraId="5098B7BC" w14:textId="77777777" w:rsidR="00120CE8" w:rsidRDefault="00120CE8" w:rsidP="00B07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badi ExtraLight">
    <w:altName w:val="Calibri"/>
    <w:charset w:val="00"/>
    <w:family w:val="swiss"/>
    <w:pitch w:val="variable"/>
    <w:sig w:usb0="80000003" w:usb1="00000000" w:usb2="00000000" w:usb3="00000000" w:csb0="00000093" w:csb1="00000000"/>
  </w:font>
  <w:font w:name="Aptos Light">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807304"/>
      <w:docPartObj>
        <w:docPartGallery w:val="Page Numbers (Bottom of Page)"/>
        <w:docPartUnique/>
      </w:docPartObj>
    </w:sdtPr>
    <w:sdtEndPr>
      <w:rPr>
        <w:noProof/>
      </w:rPr>
    </w:sdtEndPr>
    <w:sdtContent>
      <w:p w14:paraId="5ECBE69F" w14:textId="313D1833" w:rsidR="00B0751B" w:rsidRDefault="00B075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526B6B" w14:textId="77777777" w:rsidR="00B0751B" w:rsidRDefault="00B07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8807" w14:textId="77777777" w:rsidR="00120CE8" w:rsidRDefault="00120CE8" w:rsidP="00B0751B">
      <w:pPr>
        <w:spacing w:after="0" w:line="240" w:lineRule="auto"/>
      </w:pPr>
      <w:r>
        <w:separator/>
      </w:r>
    </w:p>
  </w:footnote>
  <w:footnote w:type="continuationSeparator" w:id="0">
    <w:p w14:paraId="52251788" w14:textId="77777777" w:rsidR="00120CE8" w:rsidRDefault="00120CE8" w:rsidP="00B07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72B1C"/>
    <w:multiLevelType w:val="hybridMultilevel"/>
    <w:tmpl w:val="125A8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AA5C33"/>
    <w:multiLevelType w:val="hybridMultilevel"/>
    <w:tmpl w:val="B14A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003C98"/>
    <w:multiLevelType w:val="hybridMultilevel"/>
    <w:tmpl w:val="965A8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BED189B"/>
    <w:multiLevelType w:val="hybridMultilevel"/>
    <w:tmpl w:val="2F0EA4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D5E41F7"/>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66149993">
    <w:abstractNumId w:val="0"/>
  </w:num>
  <w:num w:numId="2" w16cid:durableId="1165975063">
    <w:abstractNumId w:val="2"/>
  </w:num>
  <w:num w:numId="3" w16cid:durableId="2018725774">
    <w:abstractNumId w:val="4"/>
  </w:num>
  <w:num w:numId="4" w16cid:durableId="1805544065">
    <w:abstractNumId w:val="3"/>
  </w:num>
  <w:num w:numId="5" w16cid:durableId="16018398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va Mishra">
    <w15:presenceInfo w15:providerId="AD" w15:userId="S::30068835@westernsydney.edu.au::da7bff6c-e9a7-42b9-8a41-08e7a39922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vdzrtewozt50pe95zu50awjvvs99vpxds2w&quot;&gt;WorkLibrary&lt;record-ids&gt;&lt;item&gt;1&lt;/item&gt;&lt;item&gt;2&lt;/item&gt;&lt;item&gt;3&lt;/item&gt;&lt;item&gt;4&lt;/item&gt;&lt;item&gt;5&lt;/item&gt;&lt;item&gt;6&lt;/item&gt;&lt;item&gt;7&lt;/item&gt;&lt;item&gt;8&lt;/item&gt;&lt;item&gt;9&lt;/item&gt;&lt;item&gt;10&lt;/item&gt;&lt;item&gt;11&lt;/item&gt;&lt;item&gt;12&lt;/item&gt;&lt;item&gt;13&lt;/item&gt;&lt;item&gt;14&lt;/item&gt;&lt;item&gt;17&lt;/item&gt;&lt;item&gt;18&lt;/item&gt;&lt;item&gt;19&lt;/item&gt;&lt;item&gt;20&lt;/item&gt;&lt;item&gt;21&lt;/item&gt;&lt;item&gt;22&lt;/item&gt;&lt;item&gt;23&lt;/item&gt;&lt;item&gt;24&lt;/item&gt;&lt;item&gt;25&lt;/item&gt;&lt;item&gt;26&lt;/item&gt;&lt;item&gt;28&lt;/item&gt;&lt;item&gt;30&lt;/item&gt;&lt;item&gt;31&lt;/item&gt;&lt;item&gt;32&lt;/item&gt;&lt;item&gt;33&lt;/item&gt;&lt;item&gt;34&lt;/item&gt;&lt;/record-ids&gt;&lt;/item&gt;&lt;/Libraries&gt;"/>
  </w:docVars>
  <w:rsids>
    <w:rsidRoot w:val="00F52D10"/>
    <w:rsid w:val="000026E4"/>
    <w:rsid w:val="00006DE3"/>
    <w:rsid w:val="00007D0F"/>
    <w:rsid w:val="000131B4"/>
    <w:rsid w:val="00013A6D"/>
    <w:rsid w:val="00013FA0"/>
    <w:rsid w:val="00016032"/>
    <w:rsid w:val="0002264C"/>
    <w:rsid w:val="00023E9F"/>
    <w:rsid w:val="000269CD"/>
    <w:rsid w:val="000273EB"/>
    <w:rsid w:val="00027BE1"/>
    <w:rsid w:val="0003047C"/>
    <w:rsid w:val="00030BEC"/>
    <w:rsid w:val="00034793"/>
    <w:rsid w:val="00035AB4"/>
    <w:rsid w:val="00035D9C"/>
    <w:rsid w:val="00036A3E"/>
    <w:rsid w:val="0003725F"/>
    <w:rsid w:val="00041982"/>
    <w:rsid w:val="00043E1F"/>
    <w:rsid w:val="00045616"/>
    <w:rsid w:val="00046CC2"/>
    <w:rsid w:val="00051EBA"/>
    <w:rsid w:val="000547FC"/>
    <w:rsid w:val="00054E7F"/>
    <w:rsid w:val="00057F87"/>
    <w:rsid w:val="0006010C"/>
    <w:rsid w:val="00060E85"/>
    <w:rsid w:val="00062510"/>
    <w:rsid w:val="00070E26"/>
    <w:rsid w:val="00072138"/>
    <w:rsid w:val="0007498E"/>
    <w:rsid w:val="0007649E"/>
    <w:rsid w:val="000767D6"/>
    <w:rsid w:val="00077FBC"/>
    <w:rsid w:val="00083028"/>
    <w:rsid w:val="00090192"/>
    <w:rsid w:val="00092952"/>
    <w:rsid w:val="000A5DFD"/>
    <w:rsid w:val="000A6842"/>
    <w:rsid w:val="000A7640"/>
    <w:rsid w:val="000A7F21"/>
    <w:rsid w:val="000B26B0"/>
    <w:rsid w:val="000B77D6"/>
    <w:rsid w:val="000C1E83"/>
    <w:rsid w:val="000C6ECF"/>
    <w:rsid w:val="000D0826"/>
    <w:rsid w:val="000D1848"/>
    <w:rsid w:val="000D208F"/>
    <w:rsid w:val="000D2F2D"/>
    <w:rsid w:val="000D6411"/>
    <w:rsid w:val="000E084F"/>
    <w:rsid w:val="000F15D1"/>
    <w:rsid w:val="000F2A21"/>
    <w:rsid w:val="000F4DB2"/>
    <w:rsid w:val="000F56A2"/>
    <w:rsid w:val="000F56BA"/>
    <w:rsid w:val="000F5DCB"/>
    <w:rsid w:val="000F6B1C"/>
    <w:rsid w:val="001001E4"/>
    <w:rsid w:val="0010104F"/>
    <w:rsid w:val="00102140"/>
    <w:rsid w:val="00102C0E"/>
    <w:rsid w:val="00102D9D"/>
    <w:rsid w:val="00104292"/>
    <w:rsid w:val="001110F2"/>
    <w:rsid w:val="001139EF"/>
    <w:rsid w:val="00116388"/>
    <w:rsid w:val="0011643B"/>
    <w:rsid w:val="001203A7"/>
    <w:rsid w:val="00120CE8"/>
    <w:rsid w:val="00127B1C"/>
    <w:rsid w:val="00130399"/>
    <w:rsid w:val="0013070D"/>
    <w:rsid w:val="00133565"/>
    <w:rsid w:val="00133852"/>
    <w:rsid w:val="00135019"/>
    <w:rsid w:val="00135B7D"/>
    <w:rsid w:val="00138CB5"/>
    <w:rsid w:val="00141053"/>
    <w:rsid w:val="001445C1"/>
    <w:rsid w:val="0014498D"/>
    <w:rsid w:val="00144AA1"/>
    <w:rsid w:val="00147A93"/>
    <w:rsid w:val="00147D1A"/>
    <w:rsid w:val="00150CED"/>
    <w:rsid w:val="00150E07"/>
    <w:rsid w:val="00151EA9"/>
    <w:rsid w:val="00154630"/>
    <w:rsid w:val="0015520B"/>
    <w:rsid w:val="001559B2"/>
    <w:rsid w:val="001563D5"/>
    <w:rsid w:val="00157780"/>
    <w:rsid w:val="001603EA"/>
    <w:rsid w:val="001613FF"/>
    <w:rsid w:val="0016172D"/>
    <w:rsid w:val="0016589E"/>
    <w:rsid w:val="00166A4C"/>
    <w:rsid w:val="00166E09"/>
    <w:rsid w:val="001676B2"/>
    <w:rsid w:val="00171D7E"/>
    <w:rsid w:val="00181BBA"/>
    <w:rsid w:val="001837B5"/>
    <w:rsid w:val="00185616"/>
    <w:rsid w:val="00190B70"/>
    <w:rsid w:val="00195AF7"/>
    <w:rsid w:val="001A2955"/>
    <w:rsid w:val="001A7628"/>
    <w:rsid w:val="001B2A15"/>
    <w:rsid w:val="001B2B10"/>
    <w:rsid w:val="001B5B03"/>
    <w:rsid w:val="001B65A1"/>
    <w:rsid w:val="001B7724"/>
    <w:rsid w:val="001B7D73"/>
    <w:rsid w:val="001C27A1"/>
    <w:rsid w:val="001C4589"/>
    <w:rsid w:val="001C4F57"/>
    <w:rsid w:val="001C6AAD"/>
    <w:rsid w:val="001C79B3"/>
    <w:rsid w:val="001D14AF"/>
    <w:rsid w:val="001D5D46"/>
    <w:rsid w:val="001E1B3C"/>
    <w:rsid w:val="001E49AD"/>
    <w:rsid w:val="001E751C"/>
    <w:rsid w:val="001F0A95"/>
    <w:rsid w:val="001F0C3B"/>
    <w:rsid w:val="001F6B31"/>
    <w:rsid w:val="00202E39"/>
    <w:rsid w:val="00203A07"/>
    <w:rsid w:val="0020467F"/>
    <w:rsid w:val="00212B88"/>
    <w:rsid w:val="00214331"/>
    <w:rsid w:val="00217FC0"/>
    <w:rsid w:val="00220155"/>
    <w:rsid w:val="00232290"/>
    <w:rsid w:val="00233AC0"/>
    <w:rsid w:val="00235A29"/>
    <w:rsid w:val="0024415F"/>
    <w:rsid w:val="00246160"/>
    <w:rsid w:val="00247D1D"/>
    <w:rsid w:val="002544A5"/>
    <w:rsid w:val="002549E0"/>
    <w:rsid w:val="002564CE"/>
    <w:rsid w:val="002610D8"/>
    <w:rsid w:val="00261D50"/>
    <w:rsid w:val="00264EEF"/>
    <w:rsid w:val="002727B0"/>
    <w:rsid w:val="002837A9"/>
    <w:rsid w:val="00287563"/>
    <w:rsid w:val="002938C6"/>
    <w:rsid w:val="00295CEF"/>
    <w:rsid w:val="00296D49"/>
    <w:rsid w:val="002A27F0"/>
    <w:rsid w:val="002A4E4E"/>
    <w:rsid w:val="002A5EC7"/>
    <w:rsid w:val="002A6E12"/>
    <w:rsid w:val="002A77D8"/>
    <w:rsid w:val="002B051D"/>
    <w:rsid w:val="002B4072"/>
    <w:rsid w:val="002B5675"/>
    <w:rsid w:val="002C7F67"/>
    <w:rsid w:val="002D44F0"/>
    <w:rsid w:val="002D4A06"/>
    <w:rsid w:val="002D4E40"/>
    <w:rsid w:val="002E4FDB"/>
    <w:rsid w:val="002E6BB8"/>
    <w:rsid w:val="002F0A47"/>
    <w:rsid w:val="002F0AFB"/>
    <w:rsid w:val="002F1377"/>
    <w:rsid w:val="002F1800"/>
    <w:rsid w:val="002F3254"/>
    <w:rsid w:val="002F369F"/>
    <w:rsid w:val="002F4674"/>
    <w:rsid w:val="002F4BFD"/>
    <w:rsid w:val="002F51AF"/>
    <w:rsid w:val="002F625C"/>
    <w:rsid w:val="00310FBE"/>
    <w:rsid w:val="00312B0B"/>
    <w:rsid w:val="00313148"/>
    <w:rsid w:val="00313E7E"/>
    <w:rsid w:val="00314AEC"/>
    <w:rsid w:val="0031521B"/>
    <w:rsid w:val="00316807"/>
    <w:rsid w:val="00317A34"/>
    <w:rsid w:val="0032029F"/>
    <w:rsid w:val="00320893"/>
    <w:rsid w:val="00320D55"/>
    <w:rsid w:val="00323A18"/>
    <w:rsid w:val="00324965"/>
    <w:rsid w:val="00330DFC"/>
    <w:rsid w:val="0033127A"/>
    <w:rsid w:val="0033291D"/>
    <w:rsid w:val="00332953"/>
    <w:rsid w:val="00334CDE"/>
    <w:rsid w:val="00335509"/>
    <w:rsid w:val="00352AFF"/>
    <w:rsid w:val="003550BB"/>
    <w:rsid w:val="003551C4"/>
    <w:rsid w:val="003552FE"/>
    <w:rsid w:val="00363279"/>
    <w:rsid w:val="003677DD"/>
    <w:rsid w:val="00367E96"/>
    <w:rsid w:val="00375FA8"/>
    <w:rsid w:val="00381B87"/>
    <w:rsid w:val="00381E09"/>
    <w:rsid w:val="0038373A"/>
    <w:rsid w:val="00384792"/>
    <w:rsid w:val="00385AD5"/>
    <w:rsid w:val="00385E30"/>
    <w:rsid w:val="00386AE8"/>
    <w:rsid w:val="00386CC8"/>
    <w:rsid w:val="00387382"/>
    <w:rsid w:val="003915F3"/>
    <w:rsid w:val="00391E62"/>
    <w:rsid w:val="00395121"/>
    <w:rsid w:val="0039537F"/>
    <w:rsid w:val="003A0A2E"/>
    <w:rsid w:val="003A0C8D"/>
    <w:rsid w:val="003A1AA2"/>
    <w:rsid w:val="003A51AC"/>
    <w:rsid w:val="003B0CF1"/>
    <w:rsid w:val="003B1324"/>
    <w:rsid w:val="003B1577"/>
    <w:rsid w:val="003B464B"/>
    <w:rsid w:val="003B505C"/>
    <w:rsid w:val="003B6E8F"/>
    <w:rsid w:val="003C0ECF"/>
    <w:rsid w:val="003C318E"/>
    <w:rsid w:val="003C3362"/>
    <w:rsid w:val="003C360C"/>
    <w:rsid w:val="003C6698"/>
    <w:rsid w:val="003D0951"/>
    <w:rsid w:val="003D2C2A"/>
    <w:rsid w:val="003D2EDE"/>
    <w:rsid w:val="003D37D5"/>
    <w:rsid w:val="003D3AA4"/>
    <w:rsid w:val="003D5199"/>
    <w:rsid w:val="003D6CB0"/>
    <w:rsid w:val="003E15D1"/>
    <w:rsid w:val="003E3DB8"/>
    <w:rsid w:val="003E5312"/>
    <w:rsid w:val="003F1651"/>
    <w:rsid w:val="003F2713"/>
    <w:rsid w:val="003F3238"/>
    <w:rsid w:val="003F4887"/>
    <w:rsid w:val="003F4BAF"/>
    <w:rsid w:val="00402E66"/>
    <w:rsid w:val="00403809"/>
    <w:rsid w:val="00403FAE"/>
    <w:rsid w:val="0041021C"/>
    <w:rsid w:val="00411889"/>
    <w:rsid w:val="00412518"/>
    <w:rsid w:val="00413603"/>
    <w:rsid w:val="0041410C"/>
    <w:rsid w:val="0041444C"/>
    <w:rsid w:val="0041576F"/>
    <w:rsid w:val="004177AA"/>
    <w:rsid w:val="004179D5"/>
    <w:rsid w:val="0042059F"/>
    <w:rsid w:val="0042063D"/>
    <w:rsid w:val="00420D99"/>
    <w:rsid w:val="0042226F"/>
    <w:rsid w:val="00422FF8"/>
    <w:rsid w:val="00426B97"/>
    <w:rsid w:val="00430C95"/>
    <w:rsid w:val="004337E5"/>
    <w:rsid w:val="004341EA"/>
    <w:rsid w:val="00435F63"/>
    <w:rsid w:val="0043643A"/>
    <w:rsid w:val="00436442"/>
    <w:rsid w:val="00437226"/>
    <w:rsid w:val="00437F9C"/>
    <w:rsid w:val="00440B40"/>
    <w:rsid w:val="004425A6"/>
    <w:rsid w:val="00442870"/>
    <w:rsid w:val="00442D21"/>
    <w:rsid w:val="00442F92"/>
    <w:rsid w:val="00443F26"/>
    <w:rsid w:val="00451017"/>
    <w:rsid w:val="004539BD"/>
    <w:rsid w:val="0045578D"/>
    <w:rsid w:val="00463697"/>
    <w:rsid w:val="004648F5"/>
    <w:rsid w:val="00465971"/>
    <w:rsid w:val="004711EA"/>
    <w:rsid w:val="004747EE"/>
    <w:rsid w:val="00484AED"/>
    <w:rsid w:val="00485E76"/>
    <w:rsid w:val="00486BD3"/>
    <w:rsid w:val="00490220"/>
    <w:rsid w:val="00490587"/>
    <w:rsid w:val="0049121E"/>
    <w:rsid w:val="00491B4F"/>
    <w:rsid w:val="0049340F"/>
    <w:rsid w:val="00493585"/>
    <w:rsid w:val="00496681"/>
    <w:rsid w:val="00497611"/>
    <w:rsid w:val="004A29B0"/>
    <w:rsid w:val="004A30EC"/>
    <w:rsid w:val="004A67C1"/>
    <w:rsid w:val="004A706E"/>
    <w:rsid w:val="004A7BEF"/>
    <w:rsid w:val="004B081F"/>
    <w:rsid w:val="004B123C"/>
    <w:rsid w:val="004B74A8"/>
    <w:rsid w:val="004C002F"/>
    <w:rsid w:val="004C3762"/>
    <w:rsid w:val="004C5947"/>
    <w:rsid w:val="004C6831"/>
    <w:rsid w:val="004C6FC1"/>
    <w:rsid w:val="004C7211"/>
    <w:rsid w:val="004D1454"/>
    <w:rsid w:val="004D1526"/>
    <w:rsid w:val="004D3A0A"/>
    <w:rsid w:val="004D60BA"/>
    <w:rsid w:val="004E4C78"/>
    <w:rsid w:val="004E5B80"/>
    <w:rsid w:val="004E68F4"/>
    <w:rsid w:val="004F30A4"/>
    <w:rsid w:val="004F3466"/>
    <w:rsid w:val="004F4116"/>
    <w:rsid w:val="004F4658"/>
    <w:rsid w:val="004F5D29"/>
    <w:rsid w:val="00502929"/>
    <w:rsid w:val="00503923"/>
    <w:rsid w:val="0050394B"/>
    <w:rsid w:val="00504051"/>
    <w:rsid w:val="00507D2C"/>
    <w:rsid w:val="005133D5"/>
    <w:rsid w:val="00517F3D"/>
    <w:rsid w:val="00523546"/>
    <w:rsid w:val="0052595B"/>
    <w:rsid w:val="00530393"/>
    <w:rsid w:val="00530DB2"/>
    <w:rsid w:val="00531EC1"/>
    <w:rsid w:val="0053235B"/>
    <w:rsid w:val="00532B6E"/>
    <w:rsid w:val="0054042D"/>
    <w:rsid w:val="00541F49"/>
    <w:rsid w:val="005428D6"/>
    <w:rsid w:val="00543251"/>
    <w:rsid w:val="0054374A"/>
    <w:rsid w:val="005439EE"/>
    <w:rsid w:val="00545728"/>
    <w:rsid w:val="00550D9C"/>
    <w:rsid w:val="00553999"/>
    <w:rsid w:val="00553AE9"/>
    <w:rsid w:val="005546E0"/>
    <w:rsid w:val="00555477"/>
    <w:rsid w:val="0055713F"/>
    <w:rsid w:val="0056082E"/>
    <w:rsid w:val="005636EB"/>
    <w:rsid w:val="005660D9"/>
    <w:rsid w:val="00566F1B"/>
    <w:rsid w:val="00567B85"/>
    <w:rsid w:val="005713AE"/>
    <w:rsid w:val="00573545"/>
    <w:rsid w:val="00573DF8"/>
    <w:rsid w:val="0057497E"/>
    <w:rsid w:val="0057700F"/>
    <w:rsid w:val="0058600A"/>
    <w:rsid w:val="0059313C"/>
    <w:rsid w:val="00596503"/>
    <w:rsid w:val="00597989"/>
    <w:rsid w:val="005A145B"/>
    <w:rsid w:val="005A1AF4"/>
    <w:rsid w:val="005A1E60"/>
    <w:rsid w:val="005A2B6A"/>
    <w:rsid w:val="005A5C81"/>
    <w:rsid w:val="005B1C63"/>
    <w:rsid w:val="005B33CE"/>
    <w:rsid w:val="005B4B81"/>
    <w:rsid w:val="005C0D08"/>
    <w:rsid w:val="005D3CE9"/>
    <w:rsid w:val="005D7090"/>
    <w:rsid w:val="005E02A9"/>
    <w:rsid w:val="005E513F"/>
    <w:rsid w:val="005F0597"/>
    <w:rsid w:val="005F129E"/>
    <w:rsid w:val="005F2B1B"/>
    <w:rsid w:val="0060331E"/>
    <w:rsid w:val="0060369A"/>
    <w:rsid w:val="00603919"/>
    <w:rsid w:val="006045E6"/>
    <w:rsid w:val="00606329"/>
    <w:rsid w:val="006129DF"/>
    <w:rsid w:val="0061495E"/>
    <w:rsid w:val="00617893"/>
    <w:rsid w:val="00620036"/>
    <w:rsid w:val="006209AC"/>
    <w:rsid w:val="00623C1B"/>
    <w:rsid w:val="00623C34"/>
    <w:rsid w:val="00626C0D"/>
    <w:rsid w:val="00626D54"/>
    <w:rsid w:val="00627982"/>
    <w:rsid w:val="006330A8"/>
    <w:rsid w:val="006331D0"/>
    <w:rsid w:val="00633539"/>
    <w:rsid w:val="0063613F"/>
    <w:rsid w:val="00636422"/>
    <w:rsid w:val="00637DB2"/>
    <w:rsid w:val="00642137"/>
    <w:rsid w:val="0064383B"/>
    <w:rsid w:val="006459BC"/>
    <w:rsid w:val="00651751"/>
    <w:rsid w:val="006526AF"/>
    <w:rsid w:val="0065271D"/>
    <w:rsid w:val="00653317"/>
    <w:rsid w:val="006535CD"/>
    <w:rsid w:val="00654A7B"/>
    <w:rsid w:val="00660D9F"/>
    <w:rsid w:val="00662818"/>
    <w:rsid w:val="00666659"/>
    <w:rsid w:val="00666796"/>
    <w:rsid w:val="006676CE"/>
    <w:rsid w:val="00667D68"/>
    <w:rsid w:val="00667EF7"/>
    <w:rsid w:val="00673419"/>
    <w:rsid w:val="0067411B"/>
    <w:rsid w:val="0067461D"/>
    <w:rsid w:val="006807C2"/>
    <w:rsid w:val="00682064"/>
    <w:rsid w:val="00684E44"/>
    <w:rsid w:val="006857BE"/>
    <w:rsid w:val="00685B00"/>
    <w:rsid w:val="00685E7E"/>
    <w:rsid w:val="00686464"/>
    <w:rsid w:val="006877C5"/>
    <w:rsid w:val="00690756"/>
    <w:rsid w:val="00695657"/>
    <w:rsid w:val="006A0333"/>
    <w:rsid w:val="006A19EA"/>
    <w:rsid w:val="006B0FB9"/>
    <w:rsid w:val="006B3233"/>
    <w:rsid w:val="006B393C"/>
    <w:rsid w:val="006B5453"/>
    <w:rsid w:val="006B727D"/>
    <w:rsid w:val="006C7E90"/>
    <w:rsid w:val="006D103B"/>
    <w:rsid w:val="006D34E4"/>
    <w:rsid w:val="006D3E4C"/>
    <w:rsid w:val="006D5B9C"/>
    <w:rsid w:val="006D6D2E"/>
    <w:rsid w:val="006E43FC"/>
    <w:rsid w:val="006E5645"/>
    <w:rsid w:val="006E56C3"/>
    <w:rsid w:val="006E65FB"/>
    <w:rsid w:val="006F0F72"/>
    <w:rsid w:val="006F1E44"/>
    <w:rsid w:val="006F21E0"/>
    <w:rsid w:val="006F3319"/>
    <w:rsid w:val="006F5F53"/>
    <w:rsid w:val="00701071"/>
    <w:rsid w:val="007036E5"/>
    <w:rsid w:val="00704B7B"/>
    <w:rsid w:val="00710BF0"/>
    <w:rsid w:val="007118E8"/>
    <w:rsid w:val="007133C0"/>
    <w:rsid w:val="00716C44"/>
    <w:rsid w:val="00720636"/>
    <w:rsid w:val="0072242D"/>
    <w:rsid w:val="00722479"/>
    <w:rsid w:val="00723547"/>
    <w:rsid w:val="00726082"/>
    <w:rsid w:val="00726E35"/>
    <w:rsid w:val="00733013"/>
    <w:rsid w:val="007333CC"/>
    <w:rsid w:val="00737E18"/>
    <w:rsid w:val="007449BD"/>
    <w:rsid w:val="00745B3A"/>
    <w:rsid w:val="00751CDB"/>
    <w:rsid w:val="007531EC"/>
    <w:rsid w:val="007539CC"/>
    <w:rsid w:val="00760205"/>
    <w:rsid w:val="0076303B"/>
    <w:rsid w:val="007632DF"/>
    <w:rsid w:val="00764487"/>
    <w:rsid w:val="007676F7"/>
    <w:rsid w:val="00772116"/>
    <w:rsid w:val="0077276C"/>
    <w:rsid w:val="00772A4B"/>
    <w:rsid w:val="00772DBA"/>
    <w:rsid w:val="0078164D"/>
    <w:rsid w:val="00783C72"/>
    <w:rsid w:val="00786DD3"/>
    <w:rsid w:val="0079031D"/>
    <w:rsid w:val="00791A6F"/>
    <w:rsid w:val="00791D77"/>
    <w:rsid w:val="007954C8"/>
    <w:rsid w:val="00796039"/>
    <w:rsid w:val="00797E85"/>
    <w:rsid w:val="007A0003"/>
    <w:rsid w:val="007A0DDB"/>
    <w:rsid w:val="007A4413"/>
    <w:rsid w:val="007A676E"/>
    <w:rsid w:val="007A6CA8"/>
    <w:rsid w:val="007A74EA"/>
    <w:rsid w:val="007B02C5"/>
    <w:rsid w:val="007B1DEE"/>
    <w:rsid w:val="007B35E1"/>
    <w:rsid w:val="007C075C"/>
    <w:rsid w:val="007C13A9"/>
    <w:rsid w:val="007C1598"/>
    <w:rsid w:val="007C2F3B"/>
    <w:rsid w:val="007C32D5"/>
    <w:rsid w:val="007C61CC"/>
    <w:rsid w:val="007D1350"/>
    <w:rsid w:val="007D1BA0"/>
    <w:rsid w:val="007D2C0E"/>
    <w:rsid w:val="007D40D8"/>
    <w:rsid w:val="007E1747"/>
    <w:rsid w:val="007E3E89"/>
    <w:rsid w:val="007E45EA"/>
    <w:rsid w:val="007E46B3"/>
    <w:rsid w:val="007E6A53"/>
    <w:rsid w:val="007E6E54"/>
    <w:rsid w:val="007E7DEF"/>
    <w:rsid w:val="007F0EE2"/>
    <w:rsid w:val="007F1B9D"/>
    <w:rsid w:val="007F26F1"/>
    <w:rsid w:val="007F39C7"/>
    <w:rsid w:val="007F5B6A"/>
    <w:rsid w:val="008009EA"/>
    <w:rsid w:val="00802AB4"/>
    <w:rsid w:val="00804A4B"/>
    <w:rsid w:val="00810AFA"/>
    <w:rsid w:val="00812DF9"/>
    <w:rsid w:val="00813565"/>
    <w:rsid w:val="0081357C"/>
    <w:rsid w:val="008163A8"/>
    <w:rsid w:val="00816E76"/>
    <w:rsid w:val="00817333"/>
    <w:rsid w:val="00825AA5"/>
    <w:rsid w:val="00826010"/>
    <w:rsid w:val="00827091"/>
    <w:rsid w:val="00827CF0"/>
    <w:rsid w:val="00831D7C"/>
    <w:rsid w:val="00842B12"/>
    <w:rsid w:val="008446C1"/>
    <w:rsid w:val="00844FBE"/>
    <w:rsid w:val="008478D8"/>
    <w:rsid w:val="00850984"/>
    <w:rsid w:val="00853485"/>
    <w:rsid w:val="00854F4E"/>
    <w:rsid w:val="008629ED"/>
    <w:rsid w:val="008632C0"/>
    <w:rsid w:val="008663C6"/>
    <w:rsid w:val="008663C9"/>
    <w:rsid w:val="00870300"/>
    <w:rsid w:val="00870D18"/>
    <w:rsid w:val="00871B0D"/>
    <w:rsid w:val="0087276D"/>
    <w:rsid w:val="00881F90"/>
    <w:rsid w:val="00882CA0"/>
    <w:rsid w:val="008840B6"/>
    <w:rsid w:val="008845B8"/>
    <w:rsid w:val="008927BB"/>
    <w:rsid w:val="0089383C"/>
    <w:rsid w:val="00896F3C"/>
    <w:rsid w:val="008A2F24"/>
    <w:rsid w:val="008A382F"/>
    <w:rsid w:val="008A7BC0"/>
    <w:rsid w:val="008B09D0"/>
    <w:rsid w:val="008B1EB3"/>
    <w:rsid w:val="008B20D9"/>
    <w:rsid w:val="008B78BD"/>
    <w:rsid w:val="008B7C69"/>
    <w:rsid w:val="008C39DC"/>
    <w:rsid w:val="008C3DB7"/>
    <w:rsid w:val="008C4C02"/>
    <w:rsid w:val="008C5C30"/>
    <w:rsid w:val="008C6CE8"/>
    <w:rsid w:val="008C6F82"/>
    <w:rsid w:val="008C7C34"/>
    <w:rsid w:val="008D2F93"/>
    <w:rsid w:val="008E171C"/>
    <w:rsid w:val="008E1B89"/>
    <w:rsid w:val="008E256C"/>
    <w:rsid w:val="008E36BE"/>
    <w:rsid w:val="008E6410"/>
    <w:rsid w:val="008F28D2"/>
    <w:rsid w:val="008F2A40"/>
    <w:rsid w:val="008F4E99"/>
    <w:rsid w:val="008F4F2C"/>
    <w:rsid w:val="008F51AE"/>
    <w:rsid w:val="008F6682"/>
    <w:rsid w:val="00900A99"/>
    <w:rsid w:val="009069F7"/>
    <w:rsid w:val="009074EF"/>
    <w:rsid w:val="00910BC7"/>
    <w:rsid w:val="00922FBF"/>
    <w:rsid w:val="0092302D"/>
    <w:rsid w:val="00923559"/>
    <w:rsid w:val="00925021"/>
    <w:rsid w:val="0092760C"/>
    <w:rsid w:val="00931F36"/>
    <w:rsid w:val="0093216B"/>
    <w:rsid w:val="00932E40"/>
    <w:rsid w:val="00943A50"/>
    <w:rsid w:val="0094551A"/>
    <w:rsid w:val="00946CCF"/>
    <w:rsid w:val="009472F9"/>
    <w:rsid w:val="0094758D"/>
    <w:rsid w:val="00952949"/>
    <w:rsid w:val="009546FD"/>
    <w:rsid w:val="00955FC1"/>
    <w:rsid w:val="00957ECE"/>
    <w:rsid w:val="00963325"/>
    <w:rsid w:val="00963E8A"/>
    <w:rsid w:val="00965C7D"/>
    <w:rsid w:val="00971207"/>
    <w:rsid w:val="00982A70"/>
    <w:rsid w:val="00982D5C"/>
    <w:rsid w:val="0098310B"/>
    <w:rsid w:val="00983A6F"/>
    <w:rsid w:val="00984E31"/>
    <w:rsid w:val="009908A5"/>
    <w:rsid w:val="009909E9"/>
    <w:rsid w:val="00990D1B"/>
    <w:rsid w:val="00992B5A"/>
    <w:rsid w:val="00993E87"/>
    <w:rsid w:val="00994102"/>
    <w:rsid w:val="00994B69"/>
    <w:rsid w:val="00997948"/>
    <w:rsid w:val="009B0B3D"/>
    <w:rsid w:val="009B16E1"/>
    <w:rsid w:val="009B2ED3"/>
    <w:rsid w:val="009B5874"/>
    <w:rsid w:val="009C2575"/>
    <w:rsid w:val="009C2C39"/>
    <w:rsid w:val="009C46D0"/>
    <w:rsid w:val="009D22B0"/>
    <w:rsid w:val="009D3616"/>
    <w:rsid w:val="009D4149"/>
    <w:rsid w:val="009D5607"/>
    <w:rsid w:val="009D6998"/>
    <w:rsid w:val="009D69D8"/>
    <w:rsid w:val="009D6B67"/>
    <w:rsid w:val="009D721D"/>
    <w:rsid w:val="009E07E9"/>
    <w:rsid w:val="009E1535"/>
    <w:rsid w:val="009E3FE7"/>
    <w:rsid w:val="009E7CFC"/>
    <w:rsid w:val="009F36E2"/>
    <w:rsid w:val="009F46F2"/>
    <w:rsid w:val="009F6351"/>
    <w:rsid w:val="009F645A"/>
    <w:rsid w:val="00A008B9"/>
    <w:rsid w:val="00A00AAE"/>
    <w:rsid w:val="00A01663"/>
    <w:rsid w:val="00A02243"/>
    <w:rsid w:val="00A038DC"/>
    <w:rsid w:val="00A03993"/>
    <w:rsid w:val="00A07B9B"/>
    <w:rsid w:val="00A15D1C"/>
    <w:rsid w:val="00A1760F"/>
    <w:rsid w:val="00A20179"/>
    <w:rsid w:val="00A208EE"/>
    <w:rsid w:val="00A23E38"/>
    <w:rsid w:val="00A24D17"/>
    <w:rsid w:val="00A277CF"/>
    <w:rsid w:val="00A31076"/>
    <w:rsid w:val="00A3129A"/>
    <w:rsid w:val="00A321D4"/>
    <w:rsid w:val="00A33B98"/>
    <w:rsid w:val="00A349BE"/>
    <w:rsid w:val="00A36E8C"/>
    <w:rsid w:val="00A37ADE"/>
    <w:rsid w:val="00A40219"/>
    <w:rsid w:val="00A4244B"/>
    <w:rsid w:val="00A50089"/>
    <w:rsid w:val="00A520ED"/>
    <w:rsid w:val="00A56669"/>
    <w:rsid w:val="00A574E3"/>
    <w:rsid w:val="00A57807"/>
    <w:rsid w:val="00A57B69"/>
    <w:rsid w:val="00A64C0D"/>
    <w:rsid w:val="00A6772B"/>
    <w:rsid w:val="00A70131"/>
    <w:rsid w:val="00A71494"/>
    <w:rsid w:val="00A80609"/>
    <w:rsid w:val="00A814B5"/>
    <w:rsid w:val="00A818BD"/>
    <w:rsid w:val="00A916D4"/>
    <w:rsid w:val="00A91E81"/>
    <w:rsid w:val="00A9418B"/>
    <w:rsid w:val="00A95087"/>
    <w:rsid w:val="00AA30EE"/>
    <w:rsid w:val="00AA3831"/>
    <w:rsid w:val="00AA3F6D"/>
    <w:rsid w:val="00AA41C3"/>
    <w:rsid w:val="00AA5320"/>
    <w:rsid w:val="00AB3E56"/>
    <w:rsid w:val="00AB544A"/>
    <w:rsid w:val="00AB56A7"/>
    <w:rsid w:val="00AB57EB"/>
    <w:rsid w:val="00AB62F6"/>
    <w:rsid w:val="00AC41D7"/>
    <w:rsid w:val="00AC6D2B"/>
    <w:rsid w:val="00AC6F25"/>
    <w:rsid w:val="00AD2C4C"/>
    <w:rsid w:val="00AD4AED"/>
    <w:rsid w:val="00AE157B"/>
    <w:rsid w:val="00AE34D5"/>
    <w:rsid w:val="00AE383A"/>
    <w:rsid w:val="00AE5025"/>
    <w:rsid w:val="00AF1701"/>
    <w:rsid w:val="00AF2FC8"/>
    <w:rsid w:val="00AF4E13"/>
    <w:rsid w:val="00AF7DEB"/>
    <w:rsid w:val="00B059EE"/>
    <w:rsid w:val="00B05C56"/>
    <w:rsid w:val="00B0751B"/>
    <w:rsid w:val="00B111FE"/>
    <w:rsid w:val="00B13CC4"/>
    <w:rsid w:val="00B16E61"/>
    <w:rsid w:val="00B21789"/>
    <w:rsid w:val="00B33ECB"/>
    <w:rsid w:val="00B425FD"/>
    <w:rsid w:val="00B4512E"/>
    <w:rsid w:val="00B5081E"/>
    <w:rsid w:val="00B52EE4"/>
    <w:rsid w:val="00B5617B"/>
    <w:rsid w:val="00B562C2"/>
    <w:rsid w:val="00B57641"/>
    <w:rsid w:val="00B60217"/>
    <w:rsid w:val="00B6080F"/>
    <w:rsid w:val="00B7583B"/>
    <w:rsid w:val="00B75CA8"/>
    <w:rsid w:val="00B764C6"/>
    <w:rsid w:val="00B76A53"/>
    <w:rsid w:val="00B821F9"/>
    <w:rsid w:val="00B8608B"/>
    <w:rsid w:val="00B86659"/>
    <w:rsid w:val="00B86C22"/>
    <w:rsid w:val="00B87E2C"/>
    <w:rsid w:val="00B916B8"/>
    <w:rsid w:val="00B92078"/>
    <w:rsid w:val="00B936C3"/>
    <w:rsid w:val="00B97BA9"/>
    <w:rsid w:val="00BA06EB"/>
    <w:rsid w:val="00BA1201"/>
    <w:rsid w:val="00BA20C5"/>
    <w:rsid w:val="00BA2997"/>
    <w:rsid w:val="00BA2C4F"/>
    <w:rsid w:val="00BA3557"/>
    <w:rsid w:val="00BA5FF3"/>
    <w:rsid w:val="00BB1D7E"/>
    <w:rsid w:val="00BB3E73"/>
    <w:rsid w:val="00BB44D7"/>
    <w:rsid w:val="00BB7013"/>
    <w:rsid w:val="00BC2A83"/>
    <w:rsid w:val="00BC39A9"/>
    <w:rsid w:val="00BC7BDC"/>
    <w:rsid w:val="00BD21A5"/>
    <w:rsid w:val="00BD4FA3"/>
    <w:rsid w:val="00BD6AF7"/>
    <w:rsid w:val="00BD6CC0"/>
    <w:rsid w:val="00BE3D16"/>
    <w:rsid w:val="00BE6210"/>
    <w:rsid w:val="00BE7FE2"/>
    <w:rsid w:val="00BF0545"/>
    <w:rsid w:val="00BF0E6A"/>
    <w:rsid w:val="00BF1D89"/>
    <w:rsid w:val="00BF259D"/>
    <w:rsid w:val="00BF26F3"/>
    <w:rsid w:val="00BF6FD8"/>
    <w:rsid w:val="00BF7EB5"/>
    <w:rsid w:val="00C00152"/>
    <w:rsid w:val="00C01C1E"/>
    <w:rsid w:val="00C01DBA"/>
    <w:rsid w:val="00C01EFB"/>
    <w:rsid w:val="00C02191"/>
    <w:rsid w:val="00C0382D"/>
    <w:rsid w:val="00C05017"/>
    <w:rsid w:val="00C0699A"/>
    <w:rsid w:val="00C10F52"/>
    <w:rsid w:val="00C12E58"/>
    <w:rsid w:val="00C149DB"/>
    <w:rsid w:val="00C14F85"/>
    <w:rsid w:val="00C15264"/>
    <w:rsid w:val="00C16B8A"/>
    <w:rsid w:val="00C1724F"/>
    <w:rsid w:val="00C204FE"/>
    <w:rsid w:val="00C21323"/>
    <w:rsid w:val="00C22563"/>
    <w:rsid w:val="00C2392E"/>
    <w:rsid w:val="00C2399E"/>
    <w:rsid w:val="00C27041"/>
    <w:rsid w:val="00C272BD"/>
    <w:rsid w:val="00C30BE9"/>
    <w:rsid w:val="00C30FE9"/>
    <w:rsid w:val="00C34A2F"/>
    <w:rsid w:val="00C35882"/>
    <w:rsid w:val="00C36C77"/>
    <w:rsid w:val="00C40C1C"/>
    <w:rsid w:val="00C42A5D"/>
    <w:rsid w:val="00C433B3"/>
    <w:rsid w:val="00C45559"/>
    <w:rsid w:val="00C46ED5"/>
    <w:rsid w:val="00C4758B"/>
    <w:rsid w:val="00C50217"/>
    <w:rsid w:val="00C515DE"/>
    <w:rsid w:val="00C5465F"/>
    <w:rsid w:val="00C5513B"/>
    <w:rsid w:val="00C61F18"/>
    <w:rsid w:val="00C6390D"/>
    <w:rsid w:val="00C673E6"/>
    <w:rsid w:val="00C75FCD"/>
    <w:rsid w:val="00C7627A"/>
    <w:rsid w:val="00C92726"/>
    <w:rsid w:val="00C92CED"/>
    <w:rsid w:val="00C939A4"/>
    <w:rsid w:val="00C9494C"/>
    <w:rsid w:val="00CA1F73"/>
    <w:rsid w:val="00CA3D01"/>
    <w:rsid w:val="00CA7DCA"/>
    <w:rsid w:val="00CB5E8E"/>
    <w:rsid w:val="00CB6E29"/>
    <w:rsid w:val="00CC1D6A"/>
    <w:rsid w:val="00CC216C"/>
    <w:rsid w:val="00CD0C34"/>
    <w:rsid w:val="00CD0FEF"/>
    <w:rsid w:val="00CD2A2B"/>
    <w:rsid w:val="00CD2DBF"/>
    <w:rsid w:val="00CD61CD"/>
    <w:rsid w:val="00CD7617"/>
    <w:rsid w:val="00CD7974"/>
    <w:rsid w:val="00CD7FF1"/>
    <w:rsid w:val="00CE1AA7"/>
    <w:rsid w:val="00CE312D"/>
    <w:rsid w:val="00CE5A8F"/>
    <w:rsid w:val="00CE7119"/>
    <w:rsid w:val="00CE7B93"/>
    <w:rsid w:val="00CF75AF"/>
    <w:rsid w:val="00CF777F"/>
    <w:rsid w:val="00D02F7C"/>
    <w:rsid w:val="00D05074"/>
    <w:rsid w:val="00D05201"/>
    <w:rsid w:val="00D06B0D"/>
    <w:rsid w:val="00D12EBE"/>
    <w:rsid w:val="00D159A5"/>
    <w:rsid w:val="00D20684"/>
    <w:rsid w:val="00D215A0"/>
    <w:rsid w:val="00D26219"/>
    <w:rsid w:val="00D272DD"/>
    <w:rsid w:val="00D315C3"/>
    <w:rsid w:val="00D35B2C"/>
    <w:rsid w:val="00D36927"/>
    <w:rsid w:val="00D434D3"/>
    <w:rsid w:val="00D435C7"/>
    <w:rsid w:val="00D44142"/>
    <w:rsid w:val="00D4414F"/>
    <w:rsid w:val="00D44363"/>
    <w:rsid w:val="00D52631"/>
    <w:rsid w:val="00D52A19"/>
    <w:rsid w:val="00D55480"/>
    <w:rsid w:val="00D56677"/>
    <w:rsid w:val="00D6071E"/>
    <w:rsid w:val="00D611FF"/>
    <w:rsid w:val="00D613EA"/>
    <w:rsid w:val="00D65CD0"/>
    <w:rsid w:val="00D73663"/>
    <w:rsid w:val="00D74418"/>
    <w:rsid w:val="00D745B8"/>
    <w:rsid w:val="00D74D35"/>
    <w:rsid w:val="00D75F83"/>
    <w:rsid w:val="00D76979"/>
    <w:rsid w:val="00D81683"/>
    <w:rsid w:val="00D82451"/>
    <w:rsid w:val="00D83912"/>
    <w:rsid w:val="00D8671D"/>
    <w:rsid w:val="00D87556"/>
    <w:rsid w:val="00D9085B"/>
    <w:rsid w:val="00D91017"/>
    <w:rsid w:val="00D919D0"/>
    <w:rsid w:val="00D92918"/>
    <w:rsid w:val="00D93DB8"/>
    <w:rsid w:val="00DA76BD"/>
    <w:rsid w:val="00DB238A"/>
    <w:rsid w:val="00DB3C7C"/>
    <w:rsid w:val="00DB4145"/>
    <w:rsid w:val="00DC044C"/>
    <w:rsid w:val="00DC20B4"/>
    <w:rsid w:val="00DD0994"/>
    <w:rsid w:val="00DD4006"/>
    <w:rsid w:val="00DD5685"/>
    <w:rsid w:val="00DD592A"/>
    <w:rsid w:val="00DE2729"/>
    <w:rsid w:val="00DE30B6"/>
    <w:rsid w:val="00DE3449"/>
    <w:rsid w:val="00DE4E7C"/>
    <w:rsid w:val="00DF4A1B"/>
    <w:rsid w:val="00DF4FA3"/>
    <w:rsid w:val="00DF6393"/>
    <w:rsid w:val="00E02B01"/>
    <w:rsid w:val="00E03EBB"/>
    <w:rsid w:val="00E04E09"/>
    <w:rsid w:val="00E12E2D"/>
    <w:rsid w:val="00E17339"/>
    <w:rsid w:val="00E2171F"/>
    <w:rsid w:val="00E234F8"/>
    <w:rsid w:val="00E24D2C"/>
    <w:rsid w:val="00E251D8"/>
    <w:rsid w:val="00E2537B"/>
    <w:rsid w:val="00E31599"/>
    <w:rsid w:val="00E31F2C"/>
    <w:rsid w:val="00E31F56"/>
    <w:rsid w:val="00E43CD3"/>
    <w:rsid w:val="00E45EDF"/>
    <w:rsid w:val="00E45F6E"/>
    <w:rsid w:val="00E46F69"/>
    <w:rsid w:val="00E475A5"/>
    <w:rsid w:val="00E53EBC"/>
    <w:rsid w:val="00E62C01"/>
    <w:rsid w:val="00E64AF9"/>
    <w:rsid w:val="00E65FF6"/>
    <w:rsid w:val="00E66D36"/>
    <w:rsid w:val="00E671D1"/>
    <w:rsid w:val="00E7012B"/>
    <w:rsid w:val="00E70885"/>
    <w:rsid w:val="00E718AB"/>
    <w:rsid w:val="00E7359E"/>
    <w:rsid w:val="00E73FAD"/>
    <w:rsid w:val="00E74F1B"/>
    <w:rsid w:val="00E751CD"/>
    <w:rsid w:val="00E77D59"/>
    <w:rsid w:val="00E86366"/>
    <w:rsid w:val="00E87A38"/>
    <w:rsid w:val="00E87C48"/>
    <w:rsid w:val="00E91839"/>
    <w:rsid w:val="00E92266"/>
    <w:rsid w:val="00EA1887"/>
    <w:rsid w:val="00EA5B11"/>
    <w:rsid w:val="00EA5D4F"/>
    <w:rsid w:val="00EB3A14"/>
    <w:rsid w:val="00EB44A7"/>
    <w:rsid w:val="00EB5B8F"/>
    <w:rsid w:val="00EB7E29"/>
    <w:rsid w:val="00EC31D4"/>
    <w:rsid w:val="00EC43FF"/>
    <w:rsid w:val="00ED007F"/>
    <w:rsid w:val="00ED0F68"/>
    <w:rsid w:val="00ED1971"/>
    <w:rsid w:val="00ED72E5"/>
    <w:rsid w:val="00EE1E21"/>
    <w:rsid w:val="00EE47A5"/>
    <w:rsid w:val="00EE5A85"/>
    <w:rsid w:val="00EE6E79"/>
    <w:rsid w:val="00EE7848"/>
    <w:rsid w:val="00EF09DD"/>
    <w:rsid w:val="00EF2A3F"/>
    <w:rsid w:val="00F0102A"/>
    <w:rsid w:val="00F017F3"/>
    <w:rsid w:val="00F02A09"/>
    <w:rsid w:val="00F03098"/>
    <w:rsid w:val="00F04A5B"/>
    <w:rsid w:val="00F04D85"/>
    <w:rsid w:val="00F056F2"/>
    <w:rsid w:val="00F06D38"/>
    <w:rsid w:val="00F06FDA"/>
    <w:rsid w:val="00F10308"/>
    <w:rsid w:val="00F10940"/>
    <w:rsid w:val="00F13613"/>
    <w:rsid w:val="00F163EC"/>
    <w:rsid w:val="00F174AD"/>
    <w:rsid w:val="00F20C17"/>
    <w:rsid w:val="00F2339B"/>
    <w:rsid w:val="00F266D0"/>
    <w:rsid w:val="00F3030A"/>
    <w:rsid w:val="00F30DF2"/>
    <w:rsid w:val="00F3361E"/>
    <w:rsid w:val="00F36699"/>
    <w:rsid w:val="00F3757B"/>
    <w:rsid w:val="00F415CB"/>
    <w:rsid w:val="00F51384"/>
    <w:rsid w:val="00F51EAF"/>
    <w:rsid w:val="00F528AE"/>
    <w:rsid w:val="00F52D10"/>
    <w:rsid w:val="00F6162E"/>
    <w:rsid w:val="00F63086"/>
    <w:rsid w:val="00F64D46"/>
    <w:rsid w:val="00F66BDC"/>
    <w:rsid w:val="00F67333"/>
    <w:rsid w:val="00F735C2"/>
    <w:rsid w:val="00F75218"/>
    <w:rsid w:val="00F7575C"/>
    <w:rsid w:val="00F77A29"/>
    <w:rsid w:val="00F824DA"/>
    <w:rsid w:val="00F82D64"/>
    <w:rsid w:val="00F85696"/>
    <w:rsid w:val="00F874E0"/>
    <w:rsid w:val="00F91321"/>
    <w:rsid w:val="00F93FE0"/>
    <w:rsid w:val="00F97A60"/>
    <w:rsid w:val="00FA37E9"/>
    <w:rsid w:val="00FA48A7"/>
    <w:rsid w:val="00FA5B13"/>
    <w:rsid w:val="00FB2483"/>
    <w:rsid w:val="00FB28CB"/>
    <w:rsid w:val="00FB2D1F"/>
    <w:rsid w:val="00FB4E45"/>
    <w:rsid w:val="00FB50EC"/>
    <w:rsid w:val="00FB6AE9"/>
    <w:rsid w:val="00FC0421"/>
    <w:rsid w:val="00FC3043"/>
    <w:rsid w:val="00FC336A"/>
    <w:rsid w:val="00FC49E1"/>
    <w:rsid w:val="00FC7210"/>
    <w:rsid w:val="00FD2068"/>
    <w:rsid w:val="00FD28D0"/>
    <w:rsid w:val="00FD3BA5"/>
    <w:rsid w:val="00FE16D5"/>
    <w:rsid w:val="00FE4910"/>
    <w:rsid w:val="00FE7BB3"/>
    <w:rsid w:val="00FF350A"/>
    <w:rsid w:val="00FF4F33"/>
    <w:rsid w:val="00FF65AA"/>
    <w:rsid w:val="00FF7FE5"/>
    <w:rsid w:val="01E9C9DA"/>
    <w:rsid w:val="02442653"/>
    <w:rsid w:val="042E392D"/>
    <w:rsid w:val="0594E162"/>
    <w:rsid w:val="05C001B8"/>
    <w:rsid w:val="0C717FC5"/>
    <w:rsid w:val="0E12FB40"/>
    <w:rsid w:val="0E61C420"/>
    <w:rsid w:val="0EFBB664"/>
    <w:rsid w:val="1028C09D"/>
    <w:rsid w:val="1351C69F"/>
    <w:rsid w:val="16B3FD34"/>
    <w:rsid w:val="18D3F2EF"/>
    <w:rsid w:val="1CCF46C1"/>
    <w:rsid w:val="1D9C9CF3"/>
    <w:rsid w:val="1DB9DC6A"/>
    <w:rsid w:val="21806C3F"/>
    <w:rsid w:val="2214BE1C"/>
    <w:rsid w:val="26D5F062"/>
    <w:rsid w:val="280C4599"/>
    <w:rsid w:val="290955E5"/>
    <w:rsid w:val="29462BE2"/>
    <w:rsid w:val="2B7394AC"/>
    <w:rsid w:val="2C358CB0"/>
    <w:rsid w:val="2DCAA271"/>
    <w:rsid w:val="2F08A13B"/>
    <w:rsid w:val="2F9EE302"/>
    <w:rsid w:val="34437639"/>
    <w:rsid w:val="348CA981"/>
    <w:rsid w:val="35297483"/>
    <w:rsid w:val="3755B002"/>
    <w:rsid w:val="375C7C2B"/>
    <w:rsid w:val="37C09F84"/>
    <w:rsid w:val="39CF2636"/>
    <w:rsid w:val="3AE5A6C3"/>
    <w:rsid w:val="3BC2B20B"/>
    <w:rsid w:val="3DC3E292"/>
    <w:rsid w:val="3FA2FD72"/>
    <w:rsid w:val="41C7542C"/>
    <w:rsid w:val="41C911FA"/>
    <w:rsid w:val="41D2238E"/>
    <w:rsid w:val="4210E064"/>
    <w:rsid w:val="43D1DAD5"/>
    <w:rsid w:val="43E885CF"/>
    <w:rsid w:val="455FD83B"/>
    <w:rsid w:val="458A21BA"/>
    <w:rsid w:val="46190805"/>
    <w:rsid w:val="48DC8B2C"/>
    <w:rsid w:val="4F5326D6"/>
    <w:rsid w:val="4FF24112"/>
    <w:rsid w:val="5066ED70"/>
    <w:rsid w:val="514F1E38"/>
    <w:rsid w:val="56339F0C"/>
    <w:rsid w:val="59AEF55A"/>
    <w:rsid w:val="5A0E78E2"/>
    <w:rsid w:val="5A4DA7B1"/>
    <w:rsid w:val="5E23A85A"/>
    <w:rsid w:val="60C361CB"/>
    <w:rsid w:val="61C4AABF"/>
    <w:rsid w:val="61D76A5A"/>
    <w:rsid w:val="6293FB28"/>
    <w:rsid w:val="62A3109F"/>
    <w:rsid w:val="639D5BE2"/>
    <w:rsid w:val="651863A2"/>
    <w:rsid w:val="6535B2D1"/>
    <w:rsid w:val="6546D346"/>
    <w:rsid w:val="65840954"/>
    <w:rsid w:val="66D36582"/>
    <w:rsid w:val="67595B3F"/>
    <w:rsid w:val="686C251A"/>
    <w:rsid w:val="69E0FABD"/>
    <w:rsid w:val="6ABBB583"/>
    <w:rsid w:val="6D436C36"/>
    <w:rsid w:val="6DCF0099"/>
    <w:rsid w:val="6ED2D918"/>
    <w:rsid w:val="71A2E0C2"/>
    <w:rsid w:val="72C48DBD"/>
    <w:rsid w:val="737256D0"/>
    <w:rsid w:val="77C4B2E0"/>
    <w:rsid w:val="77FDC9B6"/>
    <w:rsid w:val="78E88148"/>
    <w:rsid w:val="78F4FD65"/>
    <w:rsid w:val="79AF42C0"/>
    <w:rsid w:val="7C2F32B1"/>
    <w:rsid w:val="7D2CAB68"/>
    <w:rsid w:val="7F61C3A5"/>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355B"/>
  <w15:chartTrackingRefBased/>
  <w15:docId w15:val="{58128FD4-A57C-4DD8-92FB-2E169C0E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F52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2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D10"/>
    <w:rPr>
      <w:rFonts w:eastAsiaTheme="majorEastAsia" w:cstheme="majorBidi"/>
      <w:color w:val="272727" w:themeColor="text1" w:themeTint="D8"/>
    </w:rPr>
  </w:style>
  <w:style w:type="paragraph" w:styleId="Title">
    <w:name w:val="Title"/>
    <w:basedOn w:val="Normal"/>
    <w:next w:val="Normal"/>
    <w:link w:val="TitleChar"/>
    <w:uiPriority w:val="10"/>
    <w:qFormat/>
    <w:rsid w:val="00F52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D10"/>
    <w:pPr>
      <w:spacing w:before="160"/>
      <w:jc w:val="center"/>
    </w:pPr>
    <w:rPr>
      <w:i/>
      <w:iCs/>
      <w:color w:val="404040" w:themeColor="text1" w:themeTint="BF"/>
    </w:rPr>
  </w:style>
  <w:style w:type="character" w:customStyle="1" w:styleId="QuoteChar">
    <w:name w:val="Quote Char"/>
    <w:basedOn w:val="DefaultParagraphFont"/>
    <w:link w:val="Quote"/>
    <w:uiPriority w:val="29"/>
    <w:rsid w:val="00F52D10"/>
    <w:rPr>
      <w:i/>
      <w:iCs/>
      <w:color w:val="404040" w:themeColor="text1" w:themeTint="BF"/>
    </w:rPr>
  </w:style>
  <w:style w:type="paragraph" w:styleId="ListParagraph">
    <w:name w:val="List Paragraph"/>
    <w:basedOn w:val="Normal"/>
    <w:link w:val="ListParagraphChar"/>
    <w:uiPriority w:val="34"/>
    <w:qFormat/>
    <w:rsid w:val="00F52D10"/>
    <w:pPr>
      <w:ind w:left="720"/>
      <w:contextualSpacing/>
    </w:pPr>
  </w:style>
  <w:style w:type="character" w:styleId="IntenseEmphasis">
    <w:name w:val="Intense Emphasis"/>
    <w:basedOn w:val="DefaultParagraphFont"/>
    <w:uiPriority w:val="21"/>
    <w:qFormat/>
    <w:rsid w:val="00F52D10"/>
    <w:rPr>
      <w:i/>
      <w:iCs/>
      <w:color w:val="0F4761" w:themeColor="accent1" w:themeShade="BF"/>
    </w:rPr>
  </w:style>
  <w:style w:type="paragraph" w:styleId="IntenseQuote">
    <w:name w:val="Intense Quote"/>
    <w:basedOn w:val="Normal"/>
    <w:next w:val="Normal"/>
    <w:link w:val="IntenseQuoteChar"/>
    <w:uiPriority w:val="30"/>
    <w:qFormat/>
    <w:rsid w:val="00F52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D10"/>
    <w:rPr>
      <w:i/>
      <w:iCs/>
      <w:color w:val="0F4761" w:themeColor="accent1" w:themeShade="BF"/>
    </w:rPr>
  </w:style>
  <w:style w:type="character" w:styleId="IntenseReference">
    <w:name w:val="Intense Reference"/>
    <w:basedOn w:val="DefaultParagraphFont"/>
    <w:uiPriority w:val="32"/>
    <w:qFormat/>
    <w:rsid w:val="00F52D10"/>
    <w:rPr>
      <w:b/>
      <w:bCs/>
      <w:smallCaps/>
      <w:color w:val="0F4761" w:themeColor="accent1" w:themeShade="BF"/>
      <w:spacing w:val="5"/>
    </w:rPr>
  </w:style>
  <w:style w:type="character" w:styleId="Strong">
    <w:name w:val="Strong"/>
    <w:basedOn w:val="DefaultParagraphFont"/>
    <w:uiPriority w:val="22"/>
    <w:qFormat/>
    <w:rsid w:val="003B6E8F"/>
    <w:rPr>
      <w:b/>
      <w:bCs/>
    </w:rPr>
  </w:style>
  <w:style w:type="character" w:styleId="Hyperlink">
    <w:name w:val="Hyperlink"/>
    <w:basedOn w:val="DefaultParagraphFont"/>
    <w:uiPriority w:val="99"/>
    <w:unhideWhenUsed/>
    <w:rsid w:val="00104292"/>
    <w:rPr>
      <w:color w:val="467886" w:themeColor="hyperlink"/>
      <w:u w:val="single"/>
    </w:rPr>
  </w:style>
  <w:style w:type="character" w:styleId="UnresolvedMention">
    <w:name w:val="Unresolved Mention"/>
    <w:basedOn w:val="DefaultParagraphFont"/>
    <w:uiPriority w:val="99"/>
    <w:semiHidden/>
    <w:unhideWhenUsed/>
    <w:rsid w:val="00104292"/>
    <w:rPr>
      <w:color w:val="605E5C"/>
      <w:shd w:val="clear" w:color="auto" w:fill="E1DFDD"/>
    </w:rPr>
  </w:style>
  <w:style w:type="character" w:styleId="CommentReference">
    <w:name w:val="annotation reference"/>
    <w:basedOn w:val="DefaultParagraphFont"/>
    <w:uiPriority w:val="99"/>
    <w:semiHidden/>
    <w:unhideWhenUsed/>
    <w:rsid w:val="00C2392E"/>
    <w:rPr>
      <w:sz w:val="16"/>
      <w:szCs w:val="16"/>
    </w:rPr>
  </w:style>
  <w:style w:type="paragraph" w:styleId="CommentText">
    <w:name w:val="annotation text"/>
    <w:basedOn w:val="Normal"/>
    <w:link w:val="CommentTextChar"/>
    <w:uiPriority w:val="99"/>
    <w:unhideWhenUsed/>
    <w:rsid w:val="00C2392E"/>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C2392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D6D2E"/>
    <w:rPr>
      <w:b/>
      <w:bCs/>
      <w:kern w:val="2"/>
      <w14:ligatures w14:val="standardContextual"/>
    </w:rPr>
  </w:style>
  <w:style w:type="character" w:customStyle="1" w:styleId="CommentSubjectChar">
    <w:name w:val="Comment Subject Char"/>
    <w:basedOn w:val="CommentTextChar"/>
    <w:link w:val="CommentSubject"/>
    <w:uiPriority w:val="99"/>
    <w:semiHidden/>
    <w:rsid w:val="006D6D2E"/>
    <w:rPr>
      <w:b/>
      <w:bCs/>
      <w:kern w:val="0"/>
      <w:sz w:val="20"/>
      <w:szCs w:val="20"/>
      <w14:ligatures w14:val="none"/>
    </w:rPr>
  </w:style>
  <w:style w:type="paragraph" w:customStyle="1" w:styleId="EndNoteBibliographyTitle">
    <w:name w:val="EndNote Bibliography Title"/>
    <w:basedOn w:val="Normal"/>
    <w:link w:val="EndNoteBibliographyTitleChar"/>
    <w:rsid w:val="00D215A0"/>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D215A0"/>
    <w:rPr>
      <w:rFonts w:ascii="Aptos" w:hAnsi="Aptos"/>
      <w:noProof/>
      <w:lang w:val="en-AU"/>
    </w:rPr>
  </w:style>
  <w:style w:type="paragraph" w:customStyle="1" w:styleId="EndNoteBibliography">
    <w:name w:val="EndNote Bibliography"/>
    <w:basedOn w:val="Normal"/>
    <w:link w:val="EndNoteBibliographyChar"/>
    <w:rsid w:val="00D215A0"/>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D215A0"/>
    <w:rPr>
      <w:rFonts w:ascii="Aptos" w:hAnsi="Aptos"/>
      <w:noProof/>
      <w:lang w:val="en-AU"/>
    </w:rPr>
  </w:style>
  <w:style w:type="paragraph" w:styleId="Caption">
    <w:name w:val="caption"/>
    <w:basedOn w:val="Normal"/>
    <w:next w:val="Normal"/>
    <w:autoRedefine/>
    <w:uiPriority w:val="35"/>
    <w:unhideWhenUsed/>
    <w:qFormat/>
    <w:rsid w:val="00D76979"/>
    <w:pPr>
      <w:keepNext/>
      <w:spacing w:after="0" w:line="240" w:lineRule="auto"/>
    </w:pPr>
    <w:rPr>
      <w:rFonts w:ascii="Calibri" w:hAnsi="Calibri" w:cs="Times New Roman"/>
      <w:b/>
      <w:bCs/>
      <w:iCs/>
      <w:color w:val="0070C0"/>
      <w:kern w:val="0"/>
      <w:sz w:val="24"/>
      <w:szCs w:val="24"/>
      <w14:ligatures w14:val="none"/>
    </w:rPr>
  </w:style>
  <w:style w:type="table" w:styleId="ListTable1Light">
    <w:name w:val="List Table 1 Light"/>
    <w:basedOn w:val="TableNormal"/>
    <w:uiPriority w:val="46"/>
    <w:rsid w:val="00EF09D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023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6DD3"/>
    <w:pPr>
      <w:spacing w:after="0" w:line="240" w:lineRule="auto"/>
    </w:pPr>
    <w:rPr>
      <w:sz w:val="24"/>
      <w:szCs w:val="24"/>
      <w:lang w:val="en-A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entpasted0">
    <w:name w:val="contentpasted0"/>
    <w:basedOn w:val="DefaultParagraphFont"/>
    <w:rsid w:val="00E31599"/>
  </w:style>
  <w:style w:type="paragraph" w:styleId="NormalWeb">
    <w:name w:val="Normal (Web)"/>
    <w:basedOn w:val="Normal"/>
    <w:uiPriority w:val="99"/>
    <w:unhideWhenUsed/>
    <w:rsid w:val="00A24D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stParagraphChar">
    <w:name w:val="List Paragraph Char"/>
    <w:basedOn w:val="DefaultParagraphFont"/>
    <w:link w:val="ListParagraph"/>
    <w:uiPriority w:val="34"/>
    <w:rsid w:val="00C10F52"/>
  </w:style>
  <w:style w:type="character" w:customStyle="1" w:styleId="relative">
    <w:name w:val="relative"/>
    <w:basedOn w:val="DefaultParagraphFont"/>
    <w:rsid w:val="00A02243"/>
  </w:style>
  <w:style w:type="paragraph" w:customStyle="1" w:styleId="not-prose">
    <w:name w:val="not-prose"/>
    <w:basedOn w:val="Normal"/>
    <w:rsid w:val="00A022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96D49"/>
    <w:pPr>
      <w:spacing w:after="0" w:line="240" w:lineRule="auto"/>
    </w:pPr>
  </w:style>
  <w:style w:type="paragraph" w:styleId="NoSpacing">
    <w:name w:val="No Spacing"/>
    <w:uiPriority w:val="1"/>
    <w:qFormat/>
    <w:rsid w:val="00EA1887"/>
    <w:pPr>
      <w:spacing w:after="0" w:line="240" w:lineRule="auto"/>
    </w:pPr>
    <w:rPr>
      <w:lang w:val="en-AU"/>
    </w:rPr>
  </w:style>
  <w:style w:type="character" w:customStyle="1" w:styleId="inline-flex">
    <w:name w:val="inline-flex"/>
    <w:basedOn w:val="DefaultParagraphFont"/>
    <w:rsid w:val="00F63086"/>
  </w:style>
  <w:style w:type="character" w:customStyle="1" w:styleId="text-nowrap">
    <w:name w:val="text-nowrap"/>
    <w:basedOn w:val="DefaultParagraphFont"/>
    <w:rsid w:val="00F63086"/>
  </w:style>
  <w:style w:type="paragraph" w:customStyle="1" w:styleId="font-claude-response-body">
    <w:name w:val="font-claude-response-body"/>
    <w:basedOn w:val="Normal"/>
    <w:rsid w:val="00626C0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626C0D"/>
    <w:rPr>
      <w:i/>
      <w:iCs/>
    </w:rPr>
  </w:style>
  <w:style w:type="paragraph" w:styleId="Header">
    <w:name w:val="header"/>
    <w:basedOn w:val="Normal"/>
    <w:link w:val="HeaderChar"/>
    <w:uiPriority w:val="99"/>
    <w:unhideWhenUsed/>
    <w:rsid w:val="00B075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51B"/>
    <w:rPr>
      <w:lang w:val="en-AU"/>
    </w:rPr>
  </w:style>
  <w:style w:type="paragraph" w:styleId="Footer">
    <w:name w:val="footer"/>
    <w:basedOn w:val="Normal"/>
    <w:link w:val="FooterChar"/>
    <w:uiPriority w:val="99"/>
    <w:unhideWhenUsed/>
    <w:rsid w:val="00B075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51B"/>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85020">
      <w:bodyDiv w:val="1"/>
      <w:marLeft w:val="0"/>
      <w:marRight w:val="0"/>
      <w:marTop w:val="0"/>
      <w:marBottom w:val="0"/>
      <w:divBdr>
        <w:top w:val="none" w:sz="0" w:space="0" w:color="auto"/>
        <w:left w:val="none" w:sz="0" w:space="0" w:color="auto"/>
        <w:bottom w:val="none" w:sz="0" w:space="0" w:color="auto"/>
        <w:right w:val="none" w:sz="0" w:space="0" w:color="auto"/>
      </w:divBdr>
    </w:div>
    <w:div w:id="817308055">
      <w:bodyDiv w:val="1"/>
      <w:marLeft w:val="0"/>
      <w:marRight w:val="0"/>
      <w:marTop w:val="0"/>
      <w:marBottom w:val="0"/>
      <w:divBdr>
        <w:top w:val="none" w:sz="0" w:space="0" w:color="auto"/>
        <w:left w:val="none" w:sz="0" w:space="0" w:color="auto"/>
        <w:bottom w:val="none" w:sz="0" w:space="0" w:color="auto"/>
        <w:right w:val="none" w:sz="0" w:space="0" w:color="auto"/>
      </w:divBdr>
    </w:div>
    <w:div w:id="92815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hdx.healthdata.org/"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osf.io/4wyq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1128698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529</TotalTime>
  <Pages>41</Pages>
  <Words>11491</Words>
  <Characters>69438</Characters>
  <Application>Microsoft Office Word</Application>
  <DocSecurity>0</DocSecurity>
  <Lines>2210</Lines>
  <Paragraphs>1060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80200</CharactersWithSpaces>
  <SharedDoc>false</SharedDoc>
  <HLinks>
    <vt:vector size="42" baseType="variant">
      <vt:variant>
        <vt:i4>4980826</vt:i4>
      </vt:variant>
      <vt:variant>
        <vt:i4>72</vt:i4>
      </vt:variant>
      <vt:variant>
        <vt:i4>0</vt:i4>
      </vt:variant>
      <vt:variant>
        <vt:i4>5</vt:i4>
      </vt:variant>
      <vt:variant>
        <vt:lpwstr>https://www.aihw.gov.au/reports/burden-of-disease/abds-impact-and-causes-of-illness-and-death-in-aus</vt:lpwstr>
      </vt:variant>
      <vt:variant>
        <vt:lpwstr/>
      </vt:variant>
      <vt:variant>
        <vt:i4>6881390</vt:i4>
      </vt:variant>
      <vt:variant>
        <vt:i4>69</vt:i4>
      </vt:variant>
      <vt:variant>
        <vt:i4>0</vt:i4>
      </vt:variant>
      <vt:variant>
        <vt:i4>5</vt:i4>
      </vt:variant>
      <vt:variant>
        <vt:lpwstr>http://ghdx.healthdata.org/gbd-results-tool</vt:lpwstr>
      </vt:variant>
      <vt:variant>
        <vt:lpwstr/>
      </vt:variant>
      <vt:variant>
        <vt:i4>2031686</vt:i4>
      </vt:variant>
      <vt:variant>
        <vt:i4>66</vt:i4>
      </vt:variant>
      <vt:variant>
        <vt:i4>0</vt:i4>
      </vt:variant>
      <vt:variant>
        <vt:i4>5</vt:i4>
      </vt:variant>
      <vt:variant>
        <vt:lpwstr>https://www.who.int/publications/i/item/9789240115569</vt:lpwstr>
      </vt:variant>
      <vt:variant>
        <vt:lpwstr/>
      </vt:variant>
      <vt:variant>
        <vt:i4>6750240</vt:i4>
      </vt:variant>
      <vt:variant>
        <vt:i4>45</vt:i4>
      </vt:variant>
      <vt:variant>
        <vt:i4>0</vt:i4>
      </vt:variant>
      <vt:variant>
        <vt:i4>5</vt:i4>
      </vt:variant>
      <vt:variant>
        <vt:lpwstr>https://pmc.ncbi.nlm.nih.gov/articles/PMC11286983/</vt:lpwstr>
      </vt:variant>
      <vt:variant>
        <vt:lpwstr>bib17</vt:lpwstr>
      </vt:variant>
      <vt:variant>
        <vt:i4>7274536</vt:i4>
      </vt:variant>
      <vt:variant>
        <vt:i4>42</vt:i4>
      </vt:variant>
      <vt:variant>
        <vt:i4>0</vt:i4>
      </vt:variant>
      <vt:variant>
        <vt:i4>5</vt:i4>
      </vt:variant>
      <vt:variant>
        <vt:lpwstr>http://ghdx.healthdata.org/</vt:lpwstr>
      </vt:variant>
      <vt:variant>
        <vt:lpwstr/>
      </vt:variant>
      <vt:variant>
        <vt:i4>1966089</vt:i4>
      </vt:variant>
      <vt:variant>
        <vt:i4>25</vt:i4>
      </vt:variant>
      <vt:variant>
        <vt:i4>0</vt:i4>
      </vt:variant>
      <vt:variant>
        <vt:i4>5</vt:i4>
      </vt:variant>
      <vt:variant>
        <vt:lpwstr>https://osf.io/4wyqp</vt:lpwstr>
      </vt:variant>
      <vt:variant>
        <vt:lpwstr/>
      </vt:variant>
      <vt:variant>
        <vt:i4>1966089</vt:i4>
      </vt:variant>
      <vt:variant>
        <vt:i4>0</vt:i4>
      </vt:variant>
      <vt:variant>
        <vt:i4>0</vt:i4>
      </vt:variant>
      <vt:variant>
        <vt:i4>5</vt:i4>
      </vt:variant>
      <vt:variant>
        <vt:lpwstr>https://osf.io/4wyqp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Mishra</dc:creator>
  <cp:keywords/>
  <dc:description/>
  <cp:lastModifiedBy>Shiva Mishra</cp:lastModifiedBy>
  <cp:revision>179</cp:revision>
  <dcterms:created xsi:type="dcterms:W3CDTF">2026-03-30T23:41:00Z</dcterms:created>
  <dcterms:modified xsi:type="dcterms:W3CDTF">2026-04-14T06:29:00Z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6a44f01-6907-4156-9b79-a71e6c56ad93_Enabled">
    <vt:lpwstr>true</vt:lpwstr>
  </property>
  <property fmtid="{D5CDD505-2E9C-101B-9397-08002B2CF9AE}" pid="3" name="MSIP_Label_76a44f01-6907-4156-9b79-a71e6c56ad93_SetDate">
    <vt:lpwstr>2025-10-30T01:10:09Z</vt:lpwstr>
  </property>
  <property fmtid="{D5CDD505-2E9C-101B-9397-08002B2CF9AE}" pid="4" name="MSIP_Label_76a44f01-6907-4156-9b79-a71e6c56ad93_Method">
    <vt:lpwstr>Privileged</vt:lpwstr>
  </property>
  <property fmtid="{D5CDD505-2E9C-101B-9397-08002B2CF9AE}" pid="5" name="MSIP_Label_76a44f01-6907-4156-9b79-a71e6c56ad93_Name">
    <vt:lpwstr>OFFICIAL</vt:lpwstr>
  </property>
  <property fmtid="{D5CDD505-2E9C-101B-9397-08002B2CF9AE}" pid="6" name="MSIP_Label_76a44f01-6907-4156-9b79-a71e6c56ad93_SiteId">
    <vt:lpwstr>a687a7bf-02db-43df-bcbb-e7a8bda611a2</vt:lpwstr>
  </property>
  <property fmtid="{D5CDD505-2E9C-101B-9397-08002B2CF9AE}" pid="7" name="MSIP_Label_76a44f01-6907-4156-9b79-a71e6c56ad93_ActionId">
    <vt:lpwstr>01599101-f7f5-4b41-a596-dbbc2e7d582c</vt:lpwstr>
  </property>
  <property fmtid="{D5CDD505-2E9C-101B-9397-08002B2CF9AE}" pid="8" name="MSIP_Label_76a44f01-6907-4156-9b79-a71e6c56ad93_ContentBits">
    <vt:lpwstr>0</vt:lpwstr>
  </property>
  <property fmtid="{D5CDD505-2E9C-101B-9397-08002B2CF9AE}" pid="9" name="MSIP_Label_76a44f01-6907-4156-9b79-a71e6c56ad93_Tag">
    <vt:lpwstr>10, 0, 1, 1</vt:lpwstr>
  </property>
  <property fmtid="{D5CDD505-2E9C-101B-9397-08002B2CF9AE}" pid="10" name="GrammarlyDocumentId">
    <vt:lpwstr>90c4f238-3f7d-470f-a6fc-ef91bfba5043</vt:lpwstr>
  </property>
</Properties>
</file>